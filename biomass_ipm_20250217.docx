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2266" w14:textId="5B8021F1" w:rsidR="00B76F5E" w:rsidRDefault="00BE64D4" w:rsidP="00A8147E">
      <w:pPr>
        <w:pStyle w:val="Title"/>
      </w:pPr>
      <w:r>
        <w:t xml:space="preserve">Friction and adhesion between corn stover </w:t>
      </w:r>
      <w:r w:rsidR="00D7543A">
        <w:t>particles</w:t>
      </w:r>
    </w:p>
    <w:p w14:paraId="2F8E8344" w14:textId="77777777" w:rsidR="00B76F5E" w:rsidRDefault="00BE64D4">
      <w:pPr>
        <w:pStyle w:val="Author"/>
      </w:pPr>
      <w:r>
        <w:t>James C. Slosson, Yiming Li, Sena Atsyo, Heather Burkholder, and Hojae Yi</w:t>
      </w:r>
    </w:p>
    <w:p w14:paraId="094E83E0" w14:textId="77777777" w:rsidR="00B76F5E" w:rsidRDefault="00BE64D4">
      <w:pPr>
        <w:pStyle w:val="Date"/>
      </w:pPr>
      <w:r>
        <w:t>2024-10-22</w:t>
      </w:r>
    </w:p>
    <w:p w14:paraId="2425D662" w14:textId="77777777" w:rsidR="00B76F5E" w:rsidRDefault="00BE64D4" w:rsidP="00A8147E">
      <w:pPr>
        <w:pStyle w:val="AbstractTitle"/>
      </w:pPr>
      <w:r>
        <w:t>Abstract</w:t>
      </w:r>
    </w:p>
    <w:p w14:paraId="5A9E354F" w14:textId="77777777" w:rsidR="00B76F5E" w:rsidRDefault="00BE64D4" w:rsidP="00A8147E">
      <w:pPr>
        <w:pStyle w:val="Abstract"/>
      </w:pPr>
      <w:r>
        <w:t>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026FEB06" w14:textId="2C4FD288" w:rsidR="00B76F5E" w:rsidRDefault="00BE64D4" w:rsidP="00A8147E">
      <w:pPr>
        <w:pStyle w:val="Abstract"/>
      </w:pPr>
      <w:r>
        <w:t xml:space="preserve">From the observation that particles of corn cob show a larger standard deviation in the determined coefficient of friction, it can be hypothesized that particles of corn cob will have a high contribution to </w:t>
      </w:r>
      <w:r w:rsidR="008D2CF7">
        <w:t>erratic</w:t>
      </w:r>
      <w:r>
        <w:t xml:space="preserve"> feedstock flow behavior. It can also be hypothesized that the cob will generate high frictional forces considering the high cohesive forces and moderate friction coefficients observed in a corn cob. The experimental data </w:t>
      </w:r>
      <w:r w:rsidR="008D2CF7">
        <w:t>suggests</w:t>
      </w:r>
      <w:r>
        <w:t xml:space="preserve"> that high-stress feedstock handling applications may be more stable with the removal of corn cob.</w:t>
      </w:r>
    </w:p>
    <w:p w14:paraId="1A97F80F" w14:textId="77777777" w:rsidR="00B76F5E" w:rsidRDefault="00BE64D4" w:rsidP="00A8147E">
      <w:pPr>
        <w:pStyle w:val="Abstract"/>
      </w:pPr>
      <w:r>
        <w:t>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531417BD" w14:textId="77777777" w:rsidR="00B76F5E" w:rsidRDefault="00BE64D4" w:rsidP="00A8147E">
      <w:pPr>
        <w:pStyle w:val="Heading1"/>
      </w:pPr>
      <w:bookmarkStart w:id="0" w:name="sec:org696432e"/>
      <w:r>
        <w:t>Introduction</w:t>
      </w:r>
    </w:p>
    <w:p w14:paraId="44DF98A8" w14:textId="77777777" w:rsidR="00B76F5E" w:rsidRDefault="00BE64D4" w:rsidP="00A8147E">
      <w:pPr>
        <w:pStyle w:val="FirstParagraph"/>
      </w:pPr>
      <w:r>
        <w:t xml:space="preserve">Department of Energy’s Bioenergy Technology Office (BETO) considers corn stover a key candidate as a biomass source for its abundance and current use in integrated biorefineries (IBR) (Doyle 2014; USDOE 2011; </w:t>
      </w:r>
      <w:proofErr w:type="spellStart"/>
      <w:r>
        <w:t>Langholtz</w:t>
      </w:r>
      <w:proofErr w:type="spellEnd"/>
      <w:r>
        <w:t xml:space="preserve">, Stokes, and Eaton 2016; </w:t>
      </w:r>
      <w:proofErr w:type="spellStart"/>
      <w:r>
        <w:t>Perlack</w:t>
      </w:r>
      <w:proofErr w:type="spellEnd"/>
      <w:r>
        <w:t xml:space="preserve"> et al. 2011).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biomass handling and feeding (Crawford et al. 2016; Ray et al. 2020; Ray et al. 2017). In the most recent 2016 evaluation, total biofuel production only reached 7% of the expected 58 billion gallons per year design capacity (Westover and Hartley 2018). The challenges in the handling of biomass are one of the crucial impediments to adopting biomass as feedstocks for biofuel production.</w:t>
      </w:r>
    </w:p>
    <w:p w14:paraId="50F04D8E" w14:textId="39B84B0C" w:rsidR="00B76F5E" w:rsidRDefault="00BE64D4" w:rsidP="00A8147E">
      <w:pPr>
        <w:pStyle w:val="BodyText"/>
      </w:pPr>
      <w:r>
        <w:t xml:space="preserve">BETO (2016) reports that flowability challenges are mainly associated with biomass density, particle size distribution, moisture content, angle of repose, shear stress, bridging </w:t>
      </w:r>
      <w:r>
        <w:lastRenderedPageBreak/>
        <w:t>tendency, cohesive strength, and friction of equipment surfaces (Westover and Hartley 2018). The variations in biomass factors such as shape, size, moisture content, and low bulk density are considered to make it challenging to handle and transport in its original form (Kaliyan et al. 2009).</w:t>
      </w:r>
      <w:r w:rsidR="00DA362C">
        <w:t xml:space="preserve"> It is widely recognized that the variability of biomass exceeds handling machinery design specification and hampers the start-up and continuous running efficiency of unit processed involving milled biomass </w:t>
      </w:r>
      <w:r w:rsidR="00DA362C">
        <w:fldChar w:fldCharType="begin"/>
      </w:r>
      <w:r w:rsidR="00DA362C">
        <w:instrText xml:space="preserve"> ADDIN ZOTERO_ITEM CSL_CITATION {"citationID":"JkLNSm5y","properties":{"formattedCitation":"(Kenney et al. 2013)","plainCitation":"(Kenney et al. 2013)","noteIndex":0},"citationItems":[{"id":14411,"uris":["http://zotero.org/users/1475168/items/SP3QVSU7"],"itemData":{"id":14411,"type":"article-journal","abstract":"If the singular goal of biomass logistics and the design of biomass feedstock supply systems is to reduce the per-ton supply cost of biomass, these systems may very well develop with ultimate unintended consequences of highly variable and reduced quality biomass feedstocks. This paper demonstrates that, due to inherent species variabilities, production conditions and differing harvest, collection and storage practices, this is a very real scenario that biomass producers and suppliers as well as conversion developers should be aware of. Biomass feedstock attributes of ash, carbohydrates, moisture and particle morphology will be discussed. We will also discuss specifications for these attributes, inherent variability of these attributes in biomass feedstocks, and approaches and solutions for reducing variability for improving feedstock quality.","container-title":"Biofuels","DOI":"10.4155/bfs.12.83","ISSN":"1759-7269","issue":"1","note":"publisher: Taylor &amp; Francis\n_eprint: https://doi.org/10.4155/bfs.12.83\nCitation Key: kenney_understanding_2013","page":"111-127","source":"Taylor and Francis+NEJM","title":"Understanding biomass feedstock variability","volume":"4","author":[{"family":"Kenney","given":"Kevin L"},{"family":"Smith","given":"William A"},{"family":"Gresham","given":"Garold L"},{"family":"Westover","given":"Tyler L"}],"issued":{"date-parts":[["2013",1,1]]},"citation-key":"kenney_understanding_2013"}}],"schema":"https://github.com/citation-style-language/schema/raw/master/csl-citation.json"} </w:instrText>
      </w:r>
      <w:r w:rsidR="00DA362C">
        <w:fldChar w:fldCharType="separate"/>
      </w:r>
      <w:r w:rsidR="00DA362C" w:rsidRPr="00C541C6">
        <w:rPr>
          <w:rFonts w:ascii="Cambria" w:hAnsi="Cambria"/>
        </w:rPr>
        <w:t>(Kenney et al. 2013)</w:t>
      </w:r>
      <w:r w:rsidR="00DA362C">
        <w:fldChar w:fldCharType="end"/>
      </w:r>
      <w:r w:rsidR="00DA362C">
        <w:t xml:space="preserve">. This is a consistent issue in handling particulate materials </w:t>
      </w:r>
      <w:r w:rsidR="00DA362C">
        <w:fldChar w:fldCharType="begin"/>
      </w:r>
      <w:r w:rsidR="00DA362C">
        <w:instrText xml:space="preserve"> ADDIN ZOTERO_ITEM CSL_CITATION {"citationID":"okOePv2c","properties":{"formattedCitation":"(Fayed and Otten 1984; Alderborn and Nystrom 1996)","plainCitation":"(Fayed and Otten 1984; Alderborn and Nystrom 1996)","noteIndex":0},"citationItems":[{"id":434,"uris":["http://zotero.org/users/1475168/items/84D7ZF3Z"],"itemData":{"id":434,"type":"book","publisher":"Van Nostrand Reinhold Company Inc, New York, NY 10020","title":"Handbook of powder science and technology","author":[{"family":"Fayed","given":"M E"},{"family":"Otten","given":"Lambert"}],"issued":{"date-parts":[["1984"]]},"citation-key":"fayed_handbook_1984"}},{"id":1126,"uris":["http://zotero.org/users/1475168/items/457ATSV9"],"itemData":{"id":1126,"type":"book","abstract":"Pharmaceutical Powder Compaction Technology","language":"eng","note":"Pharmaceutical Powder Compaction Technology","publisher":"Marcel Dekker, Inc.","source":"www.diva-portal.org","title":"Pharmaceutical Powder Compaction Technology","URL":"http://www.diva-portal.org/smash/record.jsf?pid=diva2:87597","author":[{"family":"Alderborn","given":"Göran"},{"family":"Nystrom","given":"Christer"}],"accessed":{"date-parts":[["2014",10,10]]},"issued":{"date-parts":[["1996"]]},"citation-key":"alderborn_pharmaceutical_1996"}}],"schema":"https://github.com/citation-style-language/schema/raw/master/csl-citation.json"} </w:instrText>
      </w:r>
      <w:r w:rsidR="00DA362C">
        <w:fldChar w:fldCharType="separate"/>
      </w:r>
      <w:r w:rsidR="00DA362C" w:rsidRPr="00DA362C">
        <w:rPr>
          <w:rFonts w:ascii="Cambria" w:hAnsi="Cambria"/>
        </w:rPr>
        <w:t>(Fayed and Otten 1984; Alderborn and Nystrom 1996)</w:t>
      </w:r>
      <w:r w:rsidR="00DA362C">
        <w:fldChar w:fldCharType="end"/>
      </w:r>
    </w:p>
    <w:p w14:paraId="7994D3E1" w14:textId="638666F3" w:rsidR="008D2CF7" w:rsidRDefault="00BE64D4" w:rsidP="00A8147E">
      <w:pPr>
        <w:pStyle w:val="BodyText"/>
      </w:pPr>
      <w:r>
        <w:t xml:space="preserve">The root cause of such variations in bulk behavior of milled biomass originates from the </w:t>
      </w:r>
      <w:r w:rsidR="008D2CF7">
        <w:t>multiscale nature</w:t>
      </w:r>
      <w:r>
        <w:t xml:space="preserve"> as depicted in the Figure </w:t>
      </w:r>
      <w:hyperlink w:anchor="fig:org703b856">
        <w:r>
          <w:rPr>
            <w:rStyle w:val="Hyperlink"/>
          </w:rPr>
          <w:t>1</w:t>
        </w:r>
      </w:hyperlink>
      <w:r>
        <w:t xml:space="preserve">. This means </w:t>
      </w:r>
      <w:proofErr w:type="gramStart"/>
      <w:r>
        <w:t>in order to</w:t>
      </w:r>
      <w:proofErr w:type="gramEnd"/>
      <w:r>
        <w:t xml:space="preserve"> develop a </w:t>
      </w:r>
      <w:proofErr w:type="gramStart"/>
      <w:r>
        <w:t>first-principle</w:t>
      </w:r>
      <w:proofErr w:type="gramEnd"/>
      <w:r>
        <w:t xml:space="preserve"> based understanding of bulk biomass behavior, quantitative knowledge of interactions between particles is necessary. </w:t>
      </w:r>
      <w:r w:rsidR="00C36A41" w:rsidRPr="00C36A41">
        <w:t xml:space="preserve">One </w:t>
      </w:r>
      <w:r w:rsidR="00C36A41">
        <w:t xml:space="preserve">of earlier mention on the friction coefficient between particle and bulk behavior was from Raynolds </w:t>
      </w:r>
      <w:r w:rsidR="00C36A41">
        <w:fldChar w:fldCharType="begin"/>
      </w:r>
      <w:r w:rsidR="007837D5">
        <w:instrText xml:space="preserve"> ADDIN ZOTERO_ITEM CSL_CITATION {"citationID":"KmCOYpkO","properties":{"formattedCitation":"(1885)","plainCitation":"(1885)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label":"page","suppress-author":true}],"schema":"https://github.com/citation-style-language/schema/raw/master/csl-citation.json"} </w:instrText>
      </w:r>
      <w:r w:rsidR="00C36A41">
        <w:fldChar w:fldCharType="separate"/>
      </w:r>
      <w:r w:rsidR="007837D5" w:rsidRPr="007837D5">
        <w:rPr>
          <w:rFonts w:ascii="Cambria" w:hAnsi="Cambria"/>
        </w:rPr>
        <w:t>(1885)</w:t>
      </w:r>
      <w:r w:rsidR="00C36A41">
        <w:fldChar w:fldCharType="end"/>
      </w:r>
      <w:r w:rsidR="00C36A41">
        <w:t>, where he mentioned that “we cannot assume that tan</w:t>
      </w:r>
      <w:r w:rsidR="00C36A41" w:rsidRPr="00C36A41">
        <w:rPr>
          <w:i/>
          <w:iCs/>
        </w:rPr>
        <w:sym w:font="Symbol" w:char="F066"/>
      </w:r>
      <w:r w:rsidR="00C36A41">
        <w:t xml:space="preserve"> has any relation to the actual friction between the molecules,” where </w:t>
      </w:r>
      <w:r w:rsidR="00C36A41" w:rsidRPr="00C36A41">
        <w:rPr>
          <w:i/>
          <w:iCs/>
        </w:rPr>
        <w:sym w:font="Symbol" w:char="F066"/>
      </w:r>
      <w:r w:rsidR="00C36A41">
        <w:t xml:space="preserve"> is the angle of repose. In later development of the bulk mechanism of particulate system, this concept was further developed into the Mohr-Coulomb’s law, where the two material properties are named as ‘coefficient of cohesion’ and ‘angle of </w:t>
      </w:r>
      <w:r w:rsidR="00E26C04">
        <w:t xml:space="preserve">internal </w:t>
      </w:r>
      <w:r w:rsidR="00C36A41">
        <w:t>friction.’ While it is widely accepted that the angle of repose</w:t>
      </w:r>
      <w:r w:rsidR="006A7338">
        <w:t xml:space="preserve"> coincides with the angle of </w:t>
      </w:r>
      <w:r w:rsidR="00E26C04">
        <w:t>internal friction</w:t>
      </w:r>
      <w:r w:rsidR="006A7338">
        <w:t>, it is difficult to find an experimental study corroborating this concept</w:t>
      </w:r>
      <w:r w:rsidR="005D0F71">
        <w:fldChar w:fldCharType="begin"/>
      </w:r>
      <w:r w:rsidR="003476A9">
        <w:instrText xml:space="preserve"> ADDIN ZOTERO_ITEM CSL_CITATION {"citationID":"OqimYs2Z","properties":{"formattedCitation":"(Metcalf 1966; Ghazavi, Hosseini, and Mollanouri 2008; Liu 2011; Al-Hashemi and Al-Amoudi 2018; Rackl, Gr\\uc0\\u246{}tsch, and G\\uc0\\u252{}nthner 2017; Zegzulka et al. 2022; Rao 2018; Mohsenin 1986)","plainCitation":"(Metcalf 1966; Ghazavi, Hosseini, and Mollanouri 2008; Liu 2011; Al-Hashemi and Al-Amoudi 2018; Rackl, Grötsch, and Günthner 2017; Zegzulka et al. 2022; Rao 2018; Mohsenin 1986)","noteIndex":0},"citationItems":[{"id":13904,"uris":["http://zotero.org/users/1475168/items/QV4Q5PV5"],"itemData":{"id":13904,"type":"article-journal","abstract":"The relation between angle of repose and angle of internal friction in a fragmented mass is discussed, and experiments with crushed rocks are reported. It is concluded that the angle of repose is not generally the angle of internal friction of the material in the pile, but of the same material in a more closely packed condition. It approximates to the angle of solid friction of the material upon itself. Implications and limitations of the concept of angle of repose are discussed.","container-title":"International Journal of Rock Mechanics and Mining Sciences &amp; Geomechanics Abstracts","DOI":"10.1016/0148-9062(66)90005-2","ISSN":"0148-9062","issue":"2","journalAbbreviation":"International Journal of Rock Mechanics and Mining Sciences &amp; Geomechanics Abstracts","page":"155-161","source":"ScienceDirect","title":"Angle of repose and internal friction","volume":"3","author":[{"family":"Metcalf","given":"J. R."}],"issued":{"date-parts":[["1966",5,1]]},"citation-key":"metcalf_angle_1966"}},{"id":15794,"uris":["http://zotero.org/users/1475168/items/X6LNQWRW"],"itemData":{"id":15794,"type":"paper-conference","container-title":"The 12th international conference of international association for computer methods and advances in geomechanics (IACMAG)","note":"Citation Key: ghazavi2008comparison","page":"1–6","title":"A comparison between angle of repose and friction angle of sand","author":[{"family":"Ghazavi","given":"M"},{"family":"Hosseini","given":"M"},{"family":"Mollanouri","given":"M"}],"issued":{"date-parts":[["2008"]]},"citation-key":"ghazavi2008comparison"}},{"id":15796,"uris":["http://zotero.org/users/1475168/items/QLJVAVH7"],"itemData":{"id":15796,"type":"thesis","abstract":"The angle of repose of granular systems was investigated using hollow cylinders of different diameters and lengths and bases of different degree of roughness. The cylinders contained homogeneous samples of sand and gravel as well mixtures of sand and gravel with the sand either thoroughly mixed with the gravel or in layered systems. From the laboratory experiments, the following conclusions can be made: (a) the angle of repose of the granular systems was influenced by the degree of roughness of the base on which the grains came to rest. The rougher the base was, the higher was the angle of repose; (b) the mode of failure of the conical pile of grains was different depending if the base was rough or smooth. For a rough base, the failure took place on the face of the conical shape. For a smooth base, the failure took place at the base of the conical shape; (c) the lifting velocities of the cylinders were varied between a slow velocity (2 to 3 cm/sec) and a high velocity (7 to 8 cm/sec). The angle of repose was found to be smaller when the high velocity of cylinder lifting was used regardless of the bases¡¯ roughness; (d) the angle of repose was found to decrease in value as the amount of material contained in the cylinders increased in value; (e) the experiments on mixtures of sand and gravel indicated that their angle of repose decreased in value as the percentage of sand in the mixture increased in value; (f) the experiments on layered granular systems (gravel on top of sand) indicated that, regardless of the lifting velocity of the cylinders, the angle of repose of the layered systems decreased in value as the height of the sand layer in the composite increased in value; and (g) the results of the tests helped to explain the angle of repose found in real rock slopes.","event-place":"Pittsburgh, PA","genre":"University of Pittsburgh ETD","language":"en","note":"publisher: University of Pittsburgh","publisher":"University of Pittsburgh","publisher-place":"Pittsburgh, PA","title":"Measuring the angle of repose of granular systems using hollow cylinders","URL":"https://d-scholarship.pitt.edu/6401/","author":[{"family":"Liu","given":"Zhichao"}],"accessed":{"date-parts":[["2025",3,25]]},"issued":{"date-parts":[["2011",6,24]]},"citation-key":"liu_measuring_2011"}},{"id":4755,"uris":["http://zotero.org/users/1475168/items/Z7WJQTA5"],"itemData":{"id":4755,"type":"article-journal","abstract":"The abundance of granular materials and powders that are being used in several fields, along with their broad applications, requires a comprehensive understanding of both their macro- and micro-mechanical behavior. The fabric and structural properties, or the inter-particle properties, such as the angle of repose, do affect the behavior of granular materials. This comprehensive review indicates that the angle of repose of granular material is an essential parameter to understand the micro-behavior of the granular material and, then, to relate it with the macro-behavior. Therefore, this extensive review was prepared about the repose angle theory, its definitions, method of measurements, appropriate applications and the influencing factors.","container-title":"Powder Technology","DOI":"10.1016/j.powtec.2018.02.003","ISSN":"0032-5910","journalAbbreviation":"Powder Technology","note":"tex.ids= beakawi_al-hashemi_review_2018-1","page":"397-417","source":"ScienceDirect","title":"A review on the angle of repose of granular materials","volume":"330","author":[{"family":"Al-Hashemi","given":"Hamzah M. Beakawi"},{"family":"Al-Amoudi","given":"Omar S.Baghabra"}],"issued":{"date-parts":[["2018",5,1]]},"citation-key":"al-hashemi_review_2018"}},{"id":15799,"uris":["http://zotero.org/users/1475168/items/4AXUG7RE"],"itemData":{"id":15799,"type":"article-journal","abstract":"The angle of repose is a frequently reported value in bulk solids characterisation and its popularity is based on the simple measurement setup. It can be useful to estimate the ﬂowability of a bulk material or to estimate the inner friction coeﬃcient for cohesionless solids. The latter relies on Coulomb material theory, which yields that a bulk solid heap resembles a perfect cone. The aim of this study was to investigate if the cone assumption is valid for three distinct bulk materials. In order to address this question, the angle of repose was measured for each sample and the resulting ideal cone model compared with a respective 3D-scanned surface model of the physical heap. Diﬀerences were mapped onto a two-dimensional representation of the ideal cone’s lateral surface. The heaps of two of the three investigated bulk solids showed considerable diﬀerences with regard to the cone assumption. Discrepancies can be divided into local and global shape deviations. The results show that measuring and reporting the angle of repose should be undertaken with care. Many publications list angle of repose values without reporting the measurement setup or the shape of the heap. However, the latter can vary signiﬁcantly from Coulomb theory.","container-title":"EPJ Web of Conferences","DOI":"10.1051/epjconf/201714002002","ISSN":"2100-014X","journalAbbreviation":"EPJ Web Conf.","language":"en","page":"02002","source":"DOI.org (Crossref)","title":"Angle of repose revisited: When is a heap a cone?","title-short":"Angle of repose revisited","volume":"140","author":[{"family":"Rackl","given":"Michael"},{"family":"Grötsch","given":"Florian E."},{"family":"Günthner","given":"Willibald A."}],"editor":[{"family":"Radjai","given":"F."},{"family":"Nezamabadi","given":"S."},{"family":"Luding","given":"S."},{"family":"Delenne","given":"J.Y."}],"issued":{"date-parts":[["2017"]]},"citation-key":"rackl_angle_2017"}},{"id":15801,"uris":["http://zotero.org/users/1475168/items/4TI8V7NH"],"itemData":{"id":15801,"type":"article-journal","abstract":"Currently, pressure from industry to streamline processes by creating their simulation models, and thus to gradual digitization is increasing. The essence of representative simulation models of bulk materials is to understand the principles and laws of the real behavior of particles. The aim of this study is therefore to find and quantify the possibilities and principles of how particles can change their position relative to other particles. The possibilities of particle displacements were expressed using their specific trajectories and work ratios, or internal friction angle values. This created a new comprehensive model of the internal friction angle of particles independent of particle size. It enables the interpretation of the determined values of the angles of internal friction of particles and its application in the field of simulations of mass and process models. The model can be used to determine the basic composition of particles in volume and the dominant ways of their mutual displacements.","container-title":"Scientific Reports","DOI":"10.1038/s41598-022-05891-8","ISSN":"2045-2322","issue":"1","journalAbbreviation":"Sci Rep","language":"en","license":"2022 The Author(s)","note":"publisher: Nature Publishing Group","page":"2036","source":"www.nature.com","title":"Internal friction angle model of particles","volume":"12","author":[{"family":"Zegzulka","given":"Jiri"},{"family":"Necas","given":"Jan"},{"family":"Rozbroj","given":"Jiri"},{"family":"Gelnar","given":"Daniel"},{"family":"Ramírez-Gómez","given":"Álvaro"},{"family":"Jezerska","given":"Lucie"}],"issued":{"date-parts":[["2022",2,7]]},"citation-key":"zegzulka_internal_2022"}},{"id":15804,"uris":["http://zotero.org/users/1475168/items/T9QX2SGM"],"itemData":{"id":15804,"type":"chapter","abstract":"As the complexity of the food supply system increases, the focus on processes used to convert raw food materials and ingredients into consumer food products becomes more important. The Handbook of Food Engineering, Third Edition, continues to provide students and food engineering professionals with the latest information needed to improve the efficiency of the food supply system. As with the previous editions, this book contains the latest information on the thermophysical properties of foods and kinetic constants needed to estimate changes in key components of foods during manufacturing and distribution. Illustrations are used to demonstrate the applications of the information to process design. Researchers should be able to use the information to pursue new directions in process development and design, and to identify future directions for research on the physical properties of foods and kinetics of changes in the food throughout the supply system. Features    Covers basic concepts of transport and storage of liquids and solids, heating and cooling of foods, and food ingredients     New chapter covers nanoscale science in food systems     Includes chapters on mass transfer in foods and membrane processes for liquid concentration and other applications      Discusses specific unit operations on freezing, concentration, dehydration, thermal processing, and extrusion    The first four chapters of the Third Edition focus primarily on the properties of foods and food ingredients with a new chapter on nanoscale applications in foods. Each of the eleven chapters that follow has a focus on one of the more traditional unit operations used throughout the food supply system. Major revisions and/or updates have been incorporated into chapters on heating and cooling processes, membrane processes, extrusion processes, and cleaning operations.","container-title":"Handbook of Food Engineering","ISBN":"978-0-429-83156-0","language":"en","note":"Google-Books-ID: IPqADwAAQBAJ","publisher":"CRC Press","source":"Google Books","title":"Transport and Storage of Food Products","container-author":[{"family":"Heldman","given":"Dennis R."},{"family":"Lund","given":"Daryl B."},{"family":"Sabliov","given":"Cristina"}],"author":[{"family":"Rao","given":"M. A."}],"issued":{"date-parts":[["2018",12,19]]},"citation-key":"rao_transport_2018"}},{"id":707,"uris":["http://zotero.org/users/1475168/items/X6G6KFCI"],"itemData":{"id":707,"type":"book","call-number":"TX531 .M582 1986","edition":"2nd rev. and updated ed","event-place":"New York, NY","ISBN":"978-0-677-21370-5","note":"ISBN-10: 0-677-21370-0","number-of-pages":"891","publisher":"Gordon and Breach Science Publishers","publisher-place":"New York, NY","source":"Library Catalog (Blacklight)","title":"Physical properties of plant and animal materials: structure, physical characteristics, and mechanical properties","title-short":"Physical properties of plant and animal materials","author":[{"family":"Mohsenin","given":"Nuri N."}],"issued":{"date-parts":[["1986"]]},"citation-key":"mohsenin_physical_1986"}}],"schema":"https://github.com/citation-style-language/schema/raw/master/csl-citation.json"} </w:instrText>
      </w:r>
      <w:r w:rsidR="005D0F71">
        <w:fldChar w:fldCharType="separate"/>
      </w:r>
      <w:r w:rsidR="003476A9" w:rsidRPr="003476A9">
        <w:rPr>
          <w:rFonts w:ascii="Cambria" w:hAnsi="Cambria" w:cs="Times New Roman"/>
        </w:rPr>
        <w:t>(Metcalf 1966; Ghazavi, Hosseini, and Mollanouri 2008; Liu 2011; Al-Hashemi and Al-Amoudi 2018; Rackl, Grötsch, and Günthner 2017; Zegzulka et al. 2022; Rao 2018; Mohsenin 1986)</w:t>
      </w:r>
      <w:r w:rsidR="005D0F71">
        <w:fldChar w:fldCharType="end"/>
      </w:r>
      <w:r w:rsidR="006A7338">
        <w:t xml:space="preserve">. </w:t>
      </w:r>
      <w:r w:rsidR="008D2CF7">
        <w:t>Recent development in DEM allows quantitative investigation of the relationship between the internal angle of friction and the angle of repose</w:t>
      </w:r>
      <w:r w:rsidR="008D2CF7">
        <w:fldChar w:fldCharType="begin"/>
      </w:r>
      <w:r w:rsidR="005D0F71">
        <w:instrText xml:space="preserve"> ADDIN ZOTERO_ITEM CSL_CITATION {"citationID":"ZXRnp1oA","properties":{"formattedCitation":"(Elekes and Parteli 2021; Hamed et al. 2022)","plainCitation":"(Elekes and Parteli 2021; Hamed et al. 2022)","noteIndex":0},"citationItems":[{"id":15765,"uris":["http://zotero.org/users/1475168/items/LKHHPPLI"],"itemData":{"id":15765,"type":"article-journal","abstract":"The angle of repose—i.e., the angle \nθr\n between the sloping side of a heap of particles and the horizontal—provides one of the most important observables characterizing the packing and flowability of a granular material. However, this angle is determined by still poorly understood particle-scale processes, as the interactions between particles in the heap cause resistance to roll and slide under the action of gravity. A theoretical expression that predicts \nθr\n as a function of particle size and gravity would have impact in the engineering, environmental, and planetary sciences. Here we present such an expression, which we have derived from particle-based numerical simulations that account for both sliding and rolling resistance, as well as for nonbonded attractive particle–particle interactions (van der Waals). Our expression is simple and reproduces the angle of repose of experimental conical heaps as a function of particle size, as well as \nθr\n obtained from our simulations with gravity from 0.06 to 100 times that of Earth. Furthermore, we find that heaps undergo a transition from conical to irregular shape when the cohesive to gravitational force ratio exceeds a critical value, thus providing a proxy for particle-scale interactions from heap morphology.","container-title":"Proceedings of the National Academy of Sciences","DOI":"10.1073/pnas.2107965118","issue":"38","note":"publisher: Proceedings of the National Academy of Sciences","page":"e2107965118","source":"pnas.org (Atypon)","title":"An expression for the angle of repose of dry cohesive granular materials on Earth and in planetary environments","volume":"118","author":[{"family":"Elekes","given":"Filip"},{"family":"Parteli","given":"Eric J. R."}],"issued":{"date-parts":[["2021",9,21]]},"citation-key":"elekes_expression_2021"}},{"id":5316,"uris":["http://zotero.org/users/1475168/items/JYQNVT8Z"],"itemData":{"id":5316,"type":"article-journal","abstract":"Biomass has potential as a carbon-neutral alternative to petroleum for chemical and energy products. However, complete replacement of fossil fuel is contingent upon efficient processes to eliminate undesirable characteristics of biomass, e.g., low bulk density, variability, and storage-induced quality problems. Mechanical size reduction via comminution is a processing operation to engineer favorable biomass flowability in handling. Crumbler rotary shear mill has been empirically demonstrated to produce more uniformly shaped particles with higher flowability than hammermilled biomass. This study combines modeling and experimentation to unveil fundamental understandings of the relation between granular particle characteristics and biomass flow behavior, which elucidate underlying mechanisms and guide selection of critical processing parameters. For this purpose, the impact of critical material attributes, including particle size (2–6 mm), particle shape (briquette, chip, clumped-sphere, cube, etc.), and surface roughness, on the angle of repose (AOR) of milled pine chips were investigated using discrete element method (DEM) simulations. Forest Concepts Crumbler rotary shear system is used to produce milled pine particles within the same size range considered in DEM simulations. AOR of different sets of these particles were measured experimentally to benchmark DEM results against experimental data. Specific energy consumption for the comminution of biomass with different particle size and moisture content are measured for technoeconomic analysis. Our results show that the smaller size (2 mm) of pine particle achieves better followability (i.e., smaller AOR) while the energy cost of comminution is significantly higher and bulk density is almost the same as the 6-mm pine particles. For the 2-mm particle size, Crumbles from veneer have better flow properties than Crumbles from chips. Contrarily, no significant difference was observed between the AOR of the two materials for the 6-mm particle size. Furthermore, from DEM simulations, mechanical interlocking between particles was found as a dominant factor in determining AOR of complex-shaped particles such as milled pine, which cannot be accurately captured by using simple particle shapes (e.g., mono-sphere) with a rolling resistance model. Conversely, clumped-sphere model alleviates this limitation without increasing computational cost significantly and can be used for accurate representation of biomass granular particles when simulating free-flow behavior.","container-title":"Frontiers in Energy Research","ISSN":"2296-598X","note":"tex.ids= noauthor_flowability_2022","source":"Frontiers","title":"Flowability of Crumbler Rotary Shear Size-Reduced Granular Biomass: An Experiment-Informed Modeling Study on the Angle of Repose","title-short":"Flowability of Crumbler Rotary Shear Size-Reduced Granular Biomass","URL":"https://www.frontiersin.org/article/10.3389/fenrg.2022.859248","volume":"10","author":[{"family":"Hamed","given":"Ahmed"},{"family":"Xia","given":"Yidong"},{"family":"Saha","given":"Nepu"},{"family":"Klinger","given":"Jordan"},{"family":"Lanning","given":"David N."},{"family":"Dooley","given":"Jim"}],"accessed":{"date-parts":[["2022",5,5]]},"issued":{"date-parts":[["2022"]]},"citation-key":"hamed_flowability_2022"}}],"schema":"https://github.com/citation-style-language/schema/raw/master/csl-citation.json"} </w:instrText>
      </w:r>
      <w:r w:rsidR="008D2CF7">
        <w:fldChar w:fldCharType="separate"/>
      </w:r>
      <w:r w:rsidR="005D0F71" w:rsidRPr="005D0F71">
        <w:rPr>
          <w:rFonts w:ascii="Cambria" w:hAnsi="Cambria"/>
        </w:rPr>
        <w:t>(Elekes and Parteli 2021; Hamed et al. 2022)</w:t>
      </w:r>
      <w:r w:rsidR="008D2CF7">
        <w:fldChar w:fldCharType="end"/>
      </w:r>
      <w:r w:rsidR="008D2CF7">
        <w:t>, yet the experimental study is</w:t>
      </w:r>
      <w:r w:rsidR="00F00D6E">
        <w:t xml:space="preserve"> still</w:t>
      </w:r>
      <w:r w:rsidR="008D2CF7">
        <w:t xml:space="preserve"> sparse. </w:t>
      </w:r>
    </w:p>
    <w:p w14:paraId="7F68CA20" w14:textId="6B00FE66" w:rsidR="008209FB" w:rsidRDefault="008209FB" w:rsidP="00A8147E">
      <w:pPr>
        <w:pStyle w:val="BodyText"/>
      </w:pPr>
      <w:r>
        <w:t xml:space="preserve">In the framework of granular material, the flow of bulk material is described as the material failure, which is analogous to the Coulomb’s strength theory -&gt; connected to the angle of internal friction. </w:t>
      </w:r>
    </w:p>
    <w:p w14:paraId="2DDC2956" w14:textId="122EEB21" w:rsidR="00B76F5E" w:rsidRDefault="008D2CF7" w:rsidP="00A8147E">
      <w:pPr>
        <w:pStyle w:val="BodyText"/>
      </w:pPr>
      <w:r>
        <w:t xml:space="preserve"> </w:t>
      </w:r>
      <w:r w:rsidR="006A7338">
        <w:t xml:space="preserve">One clear concept is that mechanical interactions between particles will give rise to the frictional resistance to the failure of bulk materials. This study aims to </w:t>
      </w:r>
      <w:proofErr w:type="gramStart"/>
      <w:r w:rsidR="006A7338">
        <w:t>taking</w:t>
      </w:r>
      <w:proofErr w:type="gramEnd"/>
      <w:r w:rsidR="006A7338">
        <w:t xml:space="preserve"> a step toward </w:t>
      </w:r>
      <w:proofErr w:type="gramStart"/>
      <w:r w:rsidR="006A7338">
        <w:t>to bridging</w:t>
      </w:r>
      <w:proofErr w:type="gramEnd"/>
      <w:r w:rsidR="006A7338">
        <w:t xml:space="preserve"> this knowledge gap between bulk mechanical behavior and inter-particle mechanical behavior at the underlying scale.</w:t>
      </w:r>
    </w:p>
    <w:p w14:paraId="0A18EC1E" w14:textId="2BF67004" w:rsidR="008A100D" w:rsidRDefault="008A100D" w:rsidP="00C541C6">
      <w:pPr>
        <w:pStyle w:val="BodyText"/>
      </w:pPr>
      <w:r>
        <w:t xml:space="preserve">In biomass handling, the prediction of the conditions of the incipient flow is critical. When a continuum constitutive model is employed, it is largely based on the failure criteria of </w:t>
      </w:r>
      <w:proofErr w:type="spellStart"/>
      <w:r>
        <w:t>elasto</w:t>
      </w:r>
      <w:proofErr w:type="spellEnd"/>
      <w:r>
        <w:t xml:space="preserve">-perfect plastic models, e.g., Mohr-Coulomb failure criterion. In the discrete element model, we hope to predict such </w:t>
      </w:r>
      <w:proofErr w:type="gramStart"/>
      <w:r>
        <w:t>failure</w:t>
      </w:r>
      <w:proofErr w:type="gramEnd"/>
      <w:r>
        <w:t xml:space="preserve"> emerging from underlying inter-particle mechanics, where it has been assumed that the friction between particles is related to the bulk friction. However, as Reynolds noted </w:t>
      </w:r>
      <w:r>
        <w:fldChar w:fldCharType="begin"/>
      </w:r>
      <w:r>
        <w:instrText xml:space="preserve"> ADDIN ZOTERO_ITEM CSL_CITATION {"citationID":"U65XO7fx","properties":{"formattedCitation":"(Reynolds 1885)","plainCitation":"(Reynolds 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schema":"https://github.com/citation-style-language/schema/raw/master/csl-citation.json"} </w:instrText>
      </w:r>
      <w:r>
        <w:fldChar w:fldCharType="separate"/>
      </w:r>
      <w:r w:rsidRPr="008A100D">
        <w:rPr>
          <w:rFonts w:ascii="Cambria" w:hAnsi="Cambria"/>
        </w:rPr>
        <w:t>(Reynolds 1885)</w:t>
      </w:r>
      <w:r>
        <w:fldChar w:fldCharType="end"/>
      </w:r>
      <w:r>
        <w:t xml:space="preserve">, such a physical relationship is yet to be experimentally substantiated. There still exists a need to experimentally examine the relationship between frictional behavior at the particle scale and continuum scale. </w:t>
      </w:r>
      <w:proofErr w:type="gramStart"/>
      <w:r>
        <w:t>Such a</w:t>
      </w:r>
      <w:proofErr w:type="gramEnd"/>
      <w:r>
        <w:t xml:space="preserve"> knowledge potentially will explain the origin of lateral to vertical load ratio </w:t>
      </w:r>
      <w:proofErr w:type="gramStart"/>
      <w:r>
        <w:t xml:space="preserve">in  </w:t>
      </w:r>
      <w:bookmarkStart w:id="1" w:name="fig:org703b856"/>
      <w:bookmarkEnd w:id="1"/>
      <w:r w:rsidR="00BE64D4">
        <w:t>Janssen’s</w:t>
      </w:r>
      <w:proofErr w:type="gramEnd"/>
      <w:r w:rsidR="00BE64D4">
        <w:t xml:space="preserve"> equation (Janssen 1895) and stresses on silo wall</w:t>
      </w:r>
      <w:r w:rsidR="003476A9">
        <w:t xml:space="preserve"> </w:t>
      </w:r>
      <w:r w:rsidR="00BE64D4">
        <w:t xml:space="preserve">(Schulze and </w:t>
      </w:r>
      <w:proofErr w:type="spellStart"/>
      <w:r w:rsidR="00BE64D4">
        <w:t>Schwedes</w:t>
      </w:r>
      <w:proofErr w:type="spellEnd"/>
      <w:r w:rsidR="00BE64D4">
        <w:t xml:space="preserve"> 1994)</w:t>
      </w:r>
      <w:r>
        <w:t xml:space="preserve">. </w:t>
      </w:r>
    </w:p>
    <w:p w14:paraId="0DD57E0D" w14:textId="28341176" w:rsidR="00B76F5E" w:rsidRDefault="00C541C6" w:rsidP="00A8147E">
      <w:pPr>
        <w:pStyle w:val="FirstParagraph"/>
      </w:pPr>
      <w:r>
        <w:rPr>
          <w:noProof/>
        </w:rPr>
        <w:lastRenderedPageBreak/>
        <mc:AlternateContent>
          <mc:Choice Requires="wps">
            <w:drawing>
              <wp:anchor distT="0" distB="0" distL="114300" distR="114300" simplePos="0" relativeHeight="251659264" behindDoc="0" locked="0" layoutInCell="1" allowOverlap="1" wp14:anchorId="4E7E83C3" wp14:editId="2E35E7CE">
                <wp:simplePos x="0" y="0"/>
                <wp:positionH relativeFrom="column">
                  <wp:posOffset>655955</wp:posOffset>
                </wp:positionH>
                <wp:positionV relativeFrom="paragraph">
                  <wp:posOffset>2326640</wp:posOffset>
                </wp:positionV>
                <wp:extent cx="4530090" cy="635"/>
                <wp:effectExtent l="0" t="0" r="0" b="0"/>
                <wp:wrapTopAndBottom/>
                <wp:docPr id="1594116071" name="Text Box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E83C3" id="_x0000_t202" coordsize="21600,21600" o:spt="202" path="m,l,21600r21600,l21600,xe">
                <v:stroke joinstyle="miter"/>
                <v:path gradientshapeok="t" o:connecttype="rect"/>
              </v:shapetype>
              <v:shape id="Text Box 1" o:spid="_x0000_s1026" type="#_x0000_t202" style="position:absolute;margin-left:51.65pt;margin-top:183.2pt;width:356.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Q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N9d5fkc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" stroked="f">
                <v:textbox style="mso-fit-shape-to-text:t" inset="0,0,0,0">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v:textbox>
                <w10:wrap type="topAndBottom"/>
              </v:shape>
            </w:pict>
          </mc:Fallback>
        </mc:AlternateContent>
      </w:r>
      <w:r>
        <w:rPr>
          <w:noProof/>
        </w:rPr>
        <w:drawing>
          <wp:anchor distT="0" distB="0" distL="114300" distR="114300" simplePos="0" relativeHeight="251657216" behindDoc="0" locked="0" layoutInCell="1" allowOverlap="1" wp14:anchorId="61EF296A" wp14:editId="0D0C7A51">
            <wp:simplePos x="0" y="0"/>
            <wp:positionH relativeFrom="column">
              <wp:posOffset>660400</wp:posOffset>
            </wp:positionH>
            <wp:positionV relativeFrom="paragraph">
              <wp:posOffset>0</wp:posOffset>
            </wp:positionV>
            <wp:extent cx="4530090" cy="2230120"/>
            <wp:effectExtent l="0" t="0" r="3810" b="0"/>
            <wp:wrapTopAndBottom/>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30090" cy="2230120"/>
                    </a:xfrm>
                    <a:prstGeom prst="rect">
                      <a:avLst/>
                    </a:prstGeom>
                    <a:noFill/>
                    <a:ln w="9525">
                      <a:noFill/>
                      <a:headEnd/>
                      <a:tailEnd/>
                    </a:ln>
                  </pic:spPr>
                </pic:pic>
              </a:graphicData>
            </a:graphic>
            <wp14:sizeRelV relativeFrom="margin">
              <wp14:pctHeight>0</wp14:pctHeight>
            </wp14:sizeRelV>
          </wp:anchor>
        </w:drawing>
      </w:r>
      <w:r w:rsidR="00BE64D4">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r>
        <w:t xml:space="preserve"> Such knowledge will complement the recent efforts in using DEM to predict flow behavior of milled biomass relying on fitted parameters that are not determined with particles (Xia et al. 2023; F. Chen et al. 2023, 2022)</w:t>
      </w:r>
    </w:p>
    <w:p w14:paraId="5251750A" w14:textId="6D380FE3" w:rsidR="00B76F5E" w:rsidRDefault="00BE64D4" w:rsidP="00A8147E">
      <w:pPr>
        <w:pStyle w:val="BodyText"/>
      </w:pPr>
      <w:r>
        <w:t xml:space="preserve">There exists </w:t>
      </w:r>
      <w:proofErr w:type="gramStart"/>
      <w:r>
        <w:t>a</w:t>
      </w:r>
      <w:proofErr w:type="gramEnd"/>
      <w:r>
        <w:t xml:space="preserve"> ASTM standards concerning the measuring friction coefficient including ASTM G115-10 (2018). However, listed methods in ASTM G115-10 (2018) assumes a specific geometry, e.g., flat surface or sphere, and not feasible to implement for testing milled biomass particles, which are much smaller in size and irregular in shape. Also test protocols </w:t>
      </w:r>
      <w:r w:rsidR="000953FE">
        <w:t>reflect</w:t>
      </w:r>
      <w:r>
        <w:t xml:space="preserve"> repeated sliding in cyclic motion or rotation, which is implemented in a typical tribometer. This also reflects specific industrial applications such as ball bearing or sliding frames, which are not applicable to the interactions of biomass particles relevant to the bulk biomass flow.</w:t>
      </w:r>
    </w:p>
    <w:p w14:paraId="1A03E2F1" w14:textId="30B7DD9E" w:rsidR="00B76F5E" w:rsidRDefault="00BE64D4" w:rsidP="00C541C6">
      <w:r>
        <w:t xml:space="preserve">In other words, the current friction measurements focus on interactions between sliding surfaces, e.g., bearing. This focus is also reflected in the DEM framework, requiring sliding and rolling friction coefficient. From the perspective of handling bulk biomass, or any other cohesive particulate materials, the friction coefficient of incipient relative motion between </w:t>
      </w:r>
      <w:r w:rsidR="000953FE">
        <w:t>particles</w:t>
      </w:r>
      <w:r>
        <w:t xml:space="preserve"> is of interest.</w:t>
      </w:r>
    </w:p>
    <w:p w14:paraId="2225F704" w14:textId="18BDBF4E" w:rsidR="00B76F5E" w:rsidRDefault="00BE64D4" w:rsidP="00A8147E">
      <w:pPr>
        <w:pStyle w:val="FirstParagraph"/>
      </w:pPr>
      <w:r>
        <w:t xml:space="preserve">Therefore, we developed an in-house instrument and protocol that can determine mechanical interaction between biomass particles following Derjaguin’s adhesive friction model (Gao et al. 2004; </w:t>
      </w:r>
      <w:proofErr w:type="spellStart"/>
      <w:r>
        <w:t>Derjaguin</w:t>
      </w:r>
      <w:proofErr w:type="spellEnd"/>
      <w:r>
        <w:t xml:space="preserve"> 1934; </w:t>
      </w:r>
      <w:proofErr w:type="spellStart"/>
      <w:r>
        <w:t>Derjaguin</w:t>
      </w:r>
      <w:proofErr w:type="spellEnd"/>
      <w:r>
        <w:t>, Muller, and Toporov 1975).</w:t>
      </w:r>
    </w:p>
    <w:p w14:paraId="25822886" w14:textId="77777777" w:rsidR="00B76F5E" w:rsidRDefault="00BE64D4" w:rsidP="00A8147E">
      <w:pPr>
        <w:pStyle w:val="BodyText"/>
      </w:pPr>
      <w:r>
        <w:t xml:space="preserve">This study aims to gain quantitative knowledge of the interparticle mechanics of fractionated corn stover through the development of an interparticle mechanics tester capable of accommodating biomass particles and a test protocol to determine friction and </w:t>
      </w:r>
      <w:r>
        <w:lastRenderedPageBreak/>
        <w:t>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The knowledge gained by this study will contribute to reducing operational challenges by removing fractions with high friction and traction adhesion contributions.</w:t>
      </w:r>
    </w:p>
    <w:p w14:paraId="73BF9B73" w14:textId="77777777" w:rsidR="00B76F5E" w:rsidRDefault="00BE64D4" w:rsidP="00A8147E">
      <w:pPr>
        <w:pStyle w:val="Heading1"/>
      </w:pPr>
      <w:bookmarkStart w:id="2" w:name="sec:org6967d6e"/>
      <w:bookmarkEnd w:id="0"/>
      <w:r>
        <w:t>Materials and Methods</w:t>
      </w:r>
    </w:p>
    <w:p w14:paraId="18BB7F85" w14:textId="1FA50EF7" w:rsidR="00B76F5E" w:rsidRDefault="00BE64D4" w:rsidP="00A8147E">
      <w:pPr>
        <w:pStyle w:val="FirstParagraph"/>
      </w:pPr>
      <w:r>
        <w:t>This section details the method used to determine friction coefficients between anatomical fractions of corn stover.</w:t>
      </w:r>
    </w:p>
    <w:p w14:paraId="4BCF2F32" w14:textId="1A3BE7E2" w:rsidR="006773F5" w:rsidRDefault="000953FE" w:rsidP="00A8147E">
      <w:pPr>
        <w:pStyle w:val="CaptionedFigure"/>
      </w:pPr>
      <w:r>
        <w:rPr>
          <w:noProof/>
        </w:rPr>
        <w:drawing>
          <wp:anchor distT="0" distB="0" distL="114300" distR="114300" simplePos="0" relativeHeight="251663360" behindDoc="0" locked="0" layoutInCell="1" allowOverlap="1" wp14:anchorId="478CAD56" wp14:editId="27CFF43E">
            <wp:simplePos x="0" y="0"/>
            <wp:positionH relativeFrom="column">
              <wp:posOffset>752475</wp:posOffset>
            </wp:positionH>
            <wp:positionV relativeFrom="paragraph">
              <wp:posOffset>265748</wp:posOffset>
            </wp:positionV>
            <wp:extent cx="4111625" cy="2748915"/>
            <wp:effectExtent l="0" t="0" r="3175" b="0"/>
            <wp:wrapTopAndBottom/>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image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1625" cy="2748915"/>
                    </a:xfrm>
                    <a:prstGeom prst="rect">
                      <a:avLst/>
                    </a:prstGeom>
                    <a:noFill/>
                    <a:ln w="9525">
                      <a:noFill/>
                      <a:headEnd/>
                      <a:tailEnd/>
                    </a:ln>
                  </pic:spPr>
                </pic:pic>
              </a:graphicData>
            </a:graphic>
          </wp:anchor>
        </w:drawing>
      </w:r>
    </w:p>
    <w:p w14:paraId="6C17C4CA" w14:textId="5FDDF616" w:rsidR="00B76F5E" w:rsidRDefault="006773F5" w:rsidP="00A8147E">
      <w:pPr>
        <w:pStyle w:val="Caption"/>
      </w:pPr>
      <w:bookmarkStart w:id="3" w:name="_Ref190696569"/>
      <w:r>
        <w:t xml:space="preserve">Figure </w:t>
      </w:r>
      <w:fldSimple w:instr=" SEQ Figure \* ARABIC ">
        <w:r w:rsidR="00752396">
          <w:rPr>
            <w:noProof/>
          </w:rPr>
          <w:t>2</w:t>
        </w:r>
      </w:fldSimple>
      <w:bookmarkEnd w:id="3"/>
      <w:r>
        <w:t xml:space="preserve"> </w:t>
      </w:r>
      <w:r w:rsidRPr="00662FFD">
        <w:t>Sample images of individual corn stover fractions used in the present study. 4mm cob Crumbles® (top left), 4mm husk Crumbles® (top right), 4mm stalk Crumbles® (bottom left), and 4mm leaf Crumbles® (bottom right)</w:t>
      </w:r>
    </w:p>
    <w:p w14:paraId="66E5716A" w14:textId="194125A6" w:rsidR="00B76F5E" w:rsidRDefault="00B76F5E" w:rsidP="00A8147E">
      <w:pPr>
        <w:pStyle w:val="ImageCaption"/>
      </w:pPr>
      <w:bookmarkStart w:id="4" w:name="fig:org9a10d64"/>
      <w:bookmarkEnd w:id="4"/>
    </w:p>
    <w:p w14:paraId="0B3CEF6A" w14:textId="77777777" w:rsidR="00B76F5E" w:rsidRDefault="00BE64D4" w:rsidP="00A8147E">
      <w:pPr>
        <w:pStyle w:val="Heading2"/>
      </w:pPr>
      <w:bookmarkStart w:id="5" w:name="sec:org64e96f7"/>
      <w:r>
        <w:t>Material Preprocessing History</w:t>
      </w:r>
    </w:p>
    <w:p w14:paraId="3BB96B4F" w14:textId="77777777" w:rsidR="00B76F5E" w:rsidRDefault="00BE64D4" w:rsidP="00A8147E">
      <w:pPr>
        <w:pStyle w:val="FirstParagraph"/>
      </w:pPr>
      <w:r>
        <w:t xml:space="preserve">A square bale of field-dried corn stover from Antares Corn Stover (Hardin, IO) was processed by Forest Concepts, LLC (Auburn, WA). The bale was hand separated and placed into labeled bins designated for each anatomical fraction. Individual fractions were then </w:t>
      </w:r>
      <w:proofErr w:type="gramStart"/>
      <w:r>
        <w:t>comminuted</w:t>
      </w:r>
      <w:proofErr w:type="gramEnd"/>
      <w:r>
        <w:t xml:space="preserve"> to Crumbles</w:t>
      </w:r>
      <w:r>
        <w:rPr>
          <w:vertAlign w:val="superscript"/>
        </w:rPr>
        <w:t>®</w:t>
      </w:r>
      <w:r>
        <w:t xml:space="preserve"> using Forest Concepts’ Crumbler</w:t>
      </w:r>
      <w:r>
        <w:rPr>
          <w:vertAlign w:val="superscript"/>
        </w:rPr>
        <w:t>®</w:t>
      </w:r>
      <w:r>
        <w:t xml:space="preserve"> Rotary Shear technology and conveyed into a final screening process. The screening was performed using a 3-deck orbital screen to filter out fractions with geometric mean diameter outside the 4mm target.</w:t>
      </w:r>
    </w:p>
    <w:p w14:paraId="53567935" w14:textId="49A97A8B" w:rsidR="00B76F5E" w:rsidRDefault="000953FE" w:rsidP="00A8147E">
      <w:pPr>
        <w:pStyle w:val="BodyText"/>
      </w:pPr>
      <w:r>
        <w:lastRenderedPageBreak/>
        <w:t>The physical</w:t>
      </w:r>
      <w:r w:rsidR="00BE64D4">
        <w:t xml:space="preserve"> properties of particles of different tissue types of corn stover indicate that the crumbled particles </w:t>
      </w:r>
      <w:proofErr w:type="gramStart"/>
      <w:r w:rsidR="00BE64D4">
        <w:t>are in</w:t>
      </w:r>
      <w:proofErr w:type="gramEnd"/>
      <w:r w:rsidR="00BE64D4">
        <w:t xml:space="preserve"> consistent size (Table </w:t>
      </w:r>
      <w:hyperlink w:anchor="tab:org9975225">
        <w:r w:rsidR="00BE64D4">
          <w:rPr>
            <w:rStyle w:val="Hyperlink"/>
          </w:rPr>
          <w:t>1</w:t>
        </w:r>
      </w:hyperlink>
      <w:r w:rsidR="00BE64D4">
        <w:t xml:space="preserve">). </w:t>
      </w:r>
      <w:commentRangeStart w:id="6"/>
      <w:r w:rsidR="00BE64D4">
        <w:t>However, the bulk density values are significantly different from each other (</w:t>
      </w:r>
      <w:r w:rsidR="00F72833">
        <w:t>Kruskal-</w:t>
      </w:r>
      <w:proofErr w:type="gramStart"/>
      <w:r w:rsidR="00F72833">
        <w:t>Wallis</w:t>
      </w:r>
      <w:proofErr w:type="gramEnd"/>
      <w:r w:rsidR="00F72833">
        <w:t xml:space="preserve"> test, p = 5e-13 &lt; </w:t>
      </w:r>
      <w:r w:rsidR="00BE64D4">
        <w:t>0.05)</w:t>
      </w:r>
      <w:commentRangeEnd w:id="6"/>
      <w:r w:rsidR="00F26129">
        <w:rPr>
          <w:rStyle w:val="CommentReference"/>
        </w:rPr>
        <w:commentReference w:id="6"/>
      </w:r>
      <w:r w:rsidR="00BE64D4">
        <w:t>.</w:t>
      </w:r>
    </w:p>
    <w:p w14:paraId="468BB868" w14:textId="77777777" w:rsidR="00A8147E" w:rsidRDefault="00A8147E" w:rsidP="00A8147E">
      <w:pPr>
        <w:pStyle w:val="TableCaption"/>
      </w:pPr>
      <w:bookmarkStart w:id="7" w:name="tab:org9975225"/>
    </w:p>
    <w:p w14:paraId="241E2F92" w14:textId="0868E494" w:rsidR="006773F5" w:rsidRDefault="006773F5" w:rsidP="00A8147E">
      <w:pPr>
        <w:pStyle w:val="Caption"/>
      </w:pPr>
      <w:r>
        <w:t xml:space="preserve">Table </w:t>
      </w:r>
      <w:fldSimple w:instr=" SEQ Table \* ARABIC ">
        <w:r w:rsidR="00752396">
          <w:rPr>
            <w:noProof/>
          </w:rPr>
          <w:t>1</w:t>
        </w:r>
      </w:fldSimple>
      <w:r>
        <w:t xml:space="preserve"> </w:t>
      </w:r>
      <w:r w:rsidRPr="003F4E30">
        <w:t>Physical properties of corn stover particles of different tissue type (Forest Concepts, LLC analytics laboratory in Auburn, WA)</w:t>
      </w:r>
      <w:r w:rsidR="003D6462">
        <w:t xml:space="preserve"> following </w:t>
      </w:r>
      <w:r w:rsidR="003D6462">
        <w:fldChar w:fldCharType="begin"/>
      </w:r>
      <w:r w:rsidR="007837D5">
        <w:instrText xml:space="preserve"> ADDIN ZOTERO_ITEM CSL_CITATION {"citationID":"Y6UjP90A","properties":{"formattedCitation":"(ANSI/ASAE S424.1 1992)","plainCitation":"(ANSI/ASAE S424.1 1992)","noteIndex":0},"citationItems":[{"id":131,"uris":["http://zotero.org/users/1475168/items/Q99ZEJ2D"],"itemData":{"id":131,"type":"report","collection-title":"ASABE Standard","event-place":"Saint Joseph, MI","genre":"Standard","language":"English","number":"ANSI/ASAE S424.1 MAR1992 (R2012)","page":"4","publisher":"American Society of Agricultural and Biological Engineers","publisher-place":"Saint Joseph, MI","title":"Method of Determining and Expressing Particle Size of Chopped Forage Materials by Screening","URL":"https://elibrary.asabe.org/azdez.asp?JID=2&amp;AID=23583&amp;CID=s2000&amp;T=2","author":[{"family":"ANSI/ASAE S424.1","given":""}],"accessed":{"date-parts":[["2015",5,1]]},"issued":{"date-parts":[["1992"]]},"citation-key":"ansi/asaes424.1_method_1992"}}],"schema":"https://github.com/citation-style-language/schema/raw/master/csl-citation.json"} </w:instrText>
      </w:r>
      <w:r w:rsidR="003D6462">
        <w:fldChar w:fldCharType="separate"/>
      </w:r>
      <w:r w:rsidR="007837D5" w:rsidRPr="007837D5">
        <w:rPr>
          <w:rFonts w:ascii="Cambria" w:hAnsi="Cambria"/>
        </w:rPr>
        <w:t>(ANSI/ASAE S424.1 1992)</w:t>
      </w:r>
      <w:r w:rsidR="003D6462">
        <w:fldChar w:fldCharType="end"/>
      </w:r>
      <w:r w:rsidRPr="003F4E30">
        <w:t>.</w:t>
      </w:r>
    </w:p>
    <w:tbl>
      <w:tblPr>
        <w:tblStyle w:val="SimpleTableHY"/>
        <w:tblW w:w="0" w:type="auto"/>
        <w:tblInd w:w="450" w:type="dxa"/>
        <w:tblBorders>
          <w:top w:val="single" w:sz="4" w:space="0" w:color="auto"/>
          <w:bottom w:val="single" w:sz="4" w:space="0" w:color="auto"/>
        </w:tblBorders>
        <w:tblLook w:val="0000" w:firstRow="0" w:lastRow="0" w:firstColumn="0" w:lastColumn="0" w:noHBand="0" w:noVBand="0"/>
      </w:tblPr>
      <w:tblGrid>
        <w:gridCol w:w="1380"/>
        <w:gridCol w:w="1139"/>
        <w:gridCol w:w="1531"/>
        <w:gridCol w:w="1496"/>
        <w:gridCol w:w="1637"/>
        <w:gridCol w:w="1727"/>
      </w:tblGrid>
      <w:tr w:rsidR="003A2EB0" w14:paraId="216DFA76" w14:textId="77777777" w:rsidTr="003A2EB0">
        <w:tc>
          <w:tcPr>
            <w:tcW w:w="0" w:type="auto"/>
            <w:tcBorders>
              <w:top w:val="single" w:sz="4" w:space="0" w:color="auto"/>
              <w:bottom w:val="nil"/>
            </w:tcBorders>
            <w:vAlign w:val="center"/>
          </w:tcPr>
          <w:p w14:paraId="18C2DECF" w14:textId="1A587328" w:rsidR="00B76F5E" w:rsidRDefault="00BE64D4" w:rsidP="00A8147E">
            <w:pPr>
              <w:pStyle w:val="Compact"/>
              <w:jc w:val="center"/>
            </w:pPr>
            <w:r>
              <w:t>Anatomical</w:t>
            </w:r>
            <w:r w:rsidR="00A8147E">
              <w:br/>
              <w:t>Fraction</w:t>
            </w:r>
          </w:p>
        </w:tc>
        <w:tc>
          <w:tcPr>
            <w:tcW w:w="0" w:type="auto"/>
            <w:tcBorders>
              <w:top w:val="single" w:sz="4" w:space="0" w:color="auto"/>
              <w:bottom w:val="nil"/>
            </w:tcBorders>
            <w:vAlign w:val="center"/>
          </w:tcPr>
          <w:p w14:paraId="06EA7CE0" w14:textId="7AE38758" w:rsidR="00B76F5E" w:rsidRDefault="00BE64D4" w:rsidP="00A8147E">
            <w:pPr>
              <w:pStyle w:val="Compact"/>
              <w:jc w:val="center"/>
            </w:pPr>
            <w:r>
              <w:t>Moisture</w:t>
            </w:r>
            <w:r w:rsidR="00A8147E">
              <w:br/>
              <w:t xml:space="preserve">Content </w:t>
            </w:r>
          </w:p>
        </w:tc>
        <w:tc>
          <w:tcPr>
            <w:tcW w:w="1531" w:type="dxa"/>
            <w:tcBorders>
              <w:top w:val="single" w:sz="4" w:space="0" w:color="auto"/>
              <w:bottom w:val="nil"/>
            </w:tcBorders>
            <w:vAlign w:val="center"/>
          </w:tcPr>
          <w:p w14:paraId="6CC55066" w14:textId="06D14529" w:rsidR="00B76F5E" w:rsidRDefault="00BE64D4" w:rsidP="00A8147E">
            <w:pPr>
              <w:pStyle w:val="Compact"/>
              <w:jc w:val="center"/>
            </w:pPr>
            <w:r>
              <w:t>Geometric Mean</w:t>
            </w:r>
            <w:r w:rsidR="00A8147E">
              <w:t xml:space="preserve"> </w:t>
            </w:r>
            <w:r w:rsidR="003A2EB0">
              <w:br/>
              <w:t>Particle Size</w:t>
            </w:r>
            <w:r w:rsidR="00022926">
              <w:br/>
              <w:t>D</w:t>
            </w:r>
            <w:r w:rsidR="00022926" w:rsidRPr="00022926">
              <w:rPr>
                <w:vertAlign w:val="subscript"/>
              </w:rPr>
              <w:t>50</w:t>
            </w:r>
          </w:p>
        </w:tc>
        <w:tc>
          <w:tcPr>
            <w:tcW w:w="1496" w:type="dxa"/>
            <w:tcBorders>
              <w:top w:val="single" w:sz="4" w:space="0" w:color="auto"/>
              <w:bottom w:val="nil"/>
            </w:tcBorders>
            <w:vAlign w:val="center"/>
          </w:tcPr>
          <w:p w14:paraId="68AA4DA4" w14:textId="7105C195" w:rsidR="00B76F5E" w:rsidRDefault="00022926" w:rsidP="00A8147E">
            <w:pPr>
              <w:pStyle w:val="Compact"/>
              <w:jc w:val="center"/>
            </w:pPr>
            <w:r>
              <w:t>Standard</w:t>
            </w:r>
            <w:r>
              <w:br/>
              <w:t xml:space="preserve">Deviation of Particle </w:t>
            </w:r>
            <w:r w:rsidR="003A2EB0">
              <w:t>Size</w:t>
            </w:r>
          </w:p>
        </w:tc>
        <w:tc>
          <w:tcPr>
            <w:tcW w:w="0" w:type="auto"/>
            <w:tcBorders>
              <w:top w:val="single" w:sz="4" w:space="0" w:color="auto"/>
              <w:bottom w:val="nil"/>
            </w:tcBorders>
            <w:vAlign w:val="center"/>
          </w:tcPr>
          <w:p w14:paraId="47DE7BBE" w14:textId="77777777" w:rsidR="00B76F5E" w:rsidRDefault="00A8147E" w:rsidP="00A8147E">
            <w:pPr>
              <w:pStyle w:val="Compact"/>
              <w:jc w:val="center"/>
            </w:pPr>
            <w:r>
              <w:t xml:space="preserve">Loose </w:t>
            </w:r>
            <w:r w:rsidR="00BE64D4">
              <w:t>Bulk Density</w:t>
            </w:r>
          </w:p>
          <w:p w14:paraId="68717EB1" w14:textId="654E1FC3" w:rsidR="003D6462" w:rsidRDefault="003D6462" w:rsidP="00A8147E">
            <w:pPr>
              <w:pStyle w:val="Compact"/>
              <w:jc w:val="center"/>
            </w:pPr>
            <w:r>
              <w:t>(oven-dried)</w:t>
            </w:r>
          </w:p>
        </w:tc>
        <w:tc>
          <w:tcPr>
            <w:tcW w:w="0" w:type="auto"/>
            <w:tcBorders>
              <w:top w:val="single" w:sz="4" w:space="0" w:color="auto"/>
              <w:bottom w:val="nil"/>
            </w:tcBorders>
            <w:vAlign w:val="center"/>
          </w:tcPr>
          <w:p w14:paraId="5418869C" w14:textId="77777777" w:rsidR="00B76F5E" w:rsidRDefault="00A8147E" w:rsidP="00A8147E">
            <w:pPr>
              <w:pStyle w:val="Compact"/>
              <w:jc w:val="center"/>
            </w:pPr>
            <w:r>
              <w:t>Tapped Bulk Density</w:t>
            </w:r>
          </w:p>
          <w:p w14:paraId="65163EA4" w14:textId="4BC616FB" w:rsidR="00A8147E" w:rsidRDefault="003D6462" w:rsidP="003D6462">
            <w:pPr>
              <w:pStyle w:val="Compact"/>
              <w:jc w:val="center"/>
            </w:pPr>
            <w:r>
              <w:t>(oven-dried)</w:t>
            </w:r>
          </w:p>
        </w:tc>
      </w:tr>
      <w:tr w:rsidR="003A2EB0" w14:paraId="74ED495C" w14:textId="77777777" w:rsidTr="003A2EB0">
        <w:tc>
          <w:tcPr>
            <w:tcW w:w="0" w:type="auto"/>
            <w:tcBorders>
              <w:top w:val="nil"/>
              <w:bottom w:val="nil"/>
            </w:tcBorders>
            <w:vAlign w:val="center"/>
          </w:tcPr>
          <w:p w14:paraId="132E5564" w14:textId="470BF87C" w:rsidR="00B76F5E" w:rsidRDefault="00B76F5E" w:rsidP="00A8147E">
            <w:pPr>
              <w:pStyle w:val="Compact"/>
              <w:jc w:val="center"/>
            </w:pPr>
          </w:p>
        </w:tc>
        <w:tc>
          <w:tcPr>
            <w:tcW w:w="0" w:type="auto"/>
            <w:tcBorders>
              <w:top w:val="nil"/>
              <w:bottom w:val="nil"/>
            </w:tcBorders>
            <w:vAlign w:val="center"/>
          </w:tcPr>
          <w:p w14:paraId="738E8C9B" w14:textId="6F2F0813" w:rsidR="00B76F5E" w:rsidRDefault="00A8147E" w:rsidP="00A8147E">
            <w:pPr>
              <w:pStyle w:val="Compact"/>
              <w:jc w:val="center"/>
            </w:pPr>
            <w:r>
              <w:t xml:space="preserve">(% </w:t>
            </w:r>
            <w:proofErr w:type="spellStart"/>
            <w:r>
              <w:t>w.b.</w:t>
            </w:r>
            <w:proofErr w:type="spellEnd"/>
            <w:r>
              <w:t>)</w:t>
            </w:r>
          </w:p>
        </w:tc>
        <w:tc>
          <w:tcPr>
            <w:tcW w:w="1531" w:type="dxa"/>
            <w:tcBorders>
              <w:top w:val="nil"/>
              <w:bottom w:val="nil"/>
            </w:tcBorders>
            <w:vAlign w:val="center"/>
          </w:tcPr>
          <w:p w14:paraId="3EB507C0" w14:textId="0D8D7AED" w:rsidR="00B76F5E" w:rsidRDefault="00BE64D4" w:rsidP="00A8147E">
            <w:pPr>
              <w:pStyle w:val="Compact"/>
              <w:jc w:val="center"/>
            </w:pPr>
            <w:r>
              <w:t>(mm)</w:t>
            </w:r>
          </w:p>
        </w:tc>
        <w:tc>
          <w:tcPr>
            <w:tcW w:w="1496" w:type="dxa"/>
            <w:tcBorders>
              <w:top w:val="nil"/>
              <w:bottom w:val="nil"/>
            </w:tcBorders>
            <w:vAlign w:val="center"/>
          </w:tcPr>
          <w:p w14:paraId="41F72AE4" w14:textId="0E464ADC" w:rsidR="00B76F5E" w:rsidRDefault="00A8147E" w:rsidP="00A8147E">
            <w:pPr>
              <w:pStyle w:val="Compact"/>
              <w:jc w:val="center"/>
            </w:pPr>
            <w:r>
              <w:t>(mm)</w:t>
            </w:r>
          </w:p>
        </w:tc>
        <w:tc>
          <w:tcPr>
            <w:tcW w:w="0" w:type="auto"/>
            <w:tcBorders>
              <w:top w:val="nil"/>
              <w:bottom w:val="nil"/>
            </w:tcBorders>
            <w:vAlign w:val="center"/>
          </w:tcPr>
          <w:p w14:paraId="42353403" w14:textId="53313F73" w:rsidR="00B76F5E" w:rsidRDefault="00BE64D4" w:rsidP="00A8147E">
            <w:pPr>
              <w:pStyle w:val="Compact"/>
              <w:jc w:val="center"/>
            </w:pPr>
            <w:r>
              <w:t>(kg/m</w:t>
            </w:r>
            <w:r w:rsidRPr="003D6462">
              <w:rPr>
                <w:vertAlign w:val="superscript"/>
              </w:rPr>
              <w:t>3</w:t>
            </w:r>
            <w:r>
              <w:t>)</w:t>
            </w:r>
          </w:p>
        </w:tc>
        <w:tc>
          <w:tcPr>
            <w:tcW w:w="0" w:type="auto"/>
            <w:tcBorders>
              <w:top w:val="nil"/>
              <w:bottom w:val="nil"/>
            </w:tcBorders>
            <w:vAlign w:val="center"/>
          </w:tcPr>
          <w:p w14:paraId="0E192000" w14:textId="47FB7E77" w:rsidR="00B76F5E" w:rsidRDefault="00A8147E" w:rsidP="00A8147E">
            <w:pPr>
              <w:pStyle w:val="Compact"/>
            </w:pPr>
            <w:r>
              <w:t>(kg/m</w:t>
            </w:r>
            <w:r w:rsidR="003A2EB0" w:rsidRPr="003A2EB0">
              <w:rPr>
                <w:vertAlign w:val="superscript"/>
              </w:rPr>
              <w:t>3</w:t>
            </w:r>
            <w:r>
              <w:t>)</w:t>
            </w:r>
          </w:p>
        </w:tc>
      </w:tr>
      <w:tr w:rsidR="003A2EB0" w14:paraId="40BE3377" w14:textId="77777777" w:rsidTr="003A2EB0">
        <w:tc>
          <w:tcPr>
            <w:tcW w:w="0" w:type="auto"/>
            <w:tcBorders>
              <w:top w:val="single" w:sz="4" w:space="0" w:color="auto"/>
            </w:tcBorders>
            <w:vAlign w:val="center"/>
          </w:tcPr>
          <w:p w14:paraId="233FA579" w14:textId="77777777" w:rsidR="00B76F5E" w:rsidRDefault="00BE64D4" w:rsidP="00A8147E">
            <w:pPr>
              <w:pStyle w:val="Compact"/>
              <w:jc w:val="center"/>
            </w:pPr>
            <w:r>
              <w:t>Cob</w:t>
            </w:r>
          </w:p>
        </w:tc>
        <w:tc>
          <w:tcPr>
            <w:tcW w:w="0" w:type="auto"/>
            <w:tcBorders>
              <w:top w:val="single" w:sz="4" w:space="0" w:color="auto"/>
            </w:tcBorders>
            <w:vAlign w:val="center"/>
          </w:tcPr>
          <w:p w14:paraId="5BBBC9E1" w14:textId="77777777" w:rsidR="00B76F5E" w:rsidRDefault="00BE64D4" w:rsidP="00A8147E">
            <w:pPr>
              <w:pStyle w:val="Compact"/>
              <w:jc w:val="center"/>
            </w:pPr>
            <w:r>
              <w:t>9.7</w:t>
            </w:r>
          </w:p>
        </w:tc>
        <w:tc>
          <w:tcPr>
            <w:tcW w:w="1531" w:type="dxa"/>
            <w:tcBorders>
              <w:top w:val="single" w:sz="4" w:space="0" w:color="auto"/>
            </w:tcBorders>
            <w:vAlign w:val="center"/>
          </w:tcPr>
          <w:p w14:paraId="4E3C9C0C" w14:textId="77777777" w:rsidR="00B76F5E" w:rsidRDefault="00BE64D4" w:rsidP="00A8147E">
            <w:pPr>
              <w:pStyle w:val="Compact"/>
              <w:jc w:val="center"/>
            </w:pPr>
            <w:r>
              <w:t>6.6</w:t>
            </w:r>
          </w:p>
        </w:tc>
        <w:tc>
          <w:tcPr>
            <w:tcW w:w="1496" w:type="dxa"/>
            <w:tcBorders>
              <w:top w:val="single" w:sz="4" w:space="0" w:color="auto"/>
            </w:tcBorders>
            <w:vAlign w:val="center"/>
          </w:tcPr>
          <w:p w14:paraId="063B5400" w14:textId="77777777" w:rsidR="00B76F5E" w:rsidRDefault="00BE64D4" w:rsidP="00A8147E">
            <w:pPr>
              <w:pStyle w:val="Compact"/>
              <w:jc w:val="center"/>
            </w:pPr>
            <w:r>
              <w:t>1.6</w:t>
            </w:r>
          </w:p>
        </w:tc>
        <w:tc>
          <w:tcPr>
            <w:tcW w:w="0" w:type="auto"/>
            <w:tcBorders>
              <w:top w:val="single" w:sz="4" w:space="0" w:color="auto"/>
            </w:tcBorders>
            <w:vAlign w:val="center"/>
          </w:tcPr>
          <w:p w14:paraId="2D123D19" w14:textId="77777777" w:rsidR="00B76F5E" w:rsidRDefault="00BE64D4" w:rsidP="00A8147E">
            <w:pPr>
              <w:pStyle w:val="Compact"/>
              <w:jc w:val="center"/>
            </w:pPr>
            <w:r>
              <w:t>179</w:t>
            </w:r>
          </w:p>
        </w:tc>
        <w:tc>
          <w:tcPr>
            <w:tcW w:w="0" w:type="auto"/>
            <w:tcBorders>
              <w:top w:val="single" w:sz="4" w:space="0" w:color="auto"/>
            </w:tcBorders>
            <w:vAlign w:val="center"/>
          </w:tcPr>
          <w:p w14:paraId="2FBEAB4B" w14:textId="77777777" w:rsidR="00B76F5E" w:rsidRDefault="00BE64D4" w:rsidP="00A8147E">
            <w:pPr>
              <w:pStyle w:val="Compact"/>
              <w:jc w:val="center"/>
            </w:pPr>
            <w:r>
              <w:t>217</w:t>
            </w:r>
          </w:p>
        </w:tc>
      </w:tr>
      <w:tr w:rsidR="003A2EB0" w14:paraId="2A19A2D9" w14:textId="77777777" w:rsidTr="003A2EB0">
        <w:tc>
          <w:tcPr>
            <w:tcW w:w="0" w:type="auto"/>
            <w:vAlign w:val="center"/>
          </w:tcPr>
          <w:p w14:paraId="5BC92030" w14:textId="77777777" w:rsidR="00B76F5E" w:rsidRDefault="00BE64D4" w:rsidP="00A8147E">
            <w:pPr>
              <w:pStyle w:val="Compact"/>
              <w:jc w:val="center"/>
            </w:pPr>
            <w:r>
              <w:t>Husk</w:t>
            </w:r>
          </w:p>
        </w:tc>
        <w:tc>
          <w:tcPr>
            <w:tcW w:w="0" w:type="auto"/>
            <w:vAlign w:val="center"/>
          </w:tcPr>
          <w:p w14:paraId="4DE4C7F9" w14:textId="77777777" w:rsidR="00B76F5E" w:rsidRDefault="00BE64D4" w:rsidP="00A8147E">
            <w:pPr>
              <w:pStyle w:val="Compact"/>
              <w:jc w:val="center"/>
            </w:pPr>
            <w:r>
              <w:t>9.7</w:t>
            </w:r>
          </w:p>
        </w:tc>
        <w:tc>
          <w:tcPr>
            <w:tcW w:w="1531" w:type="dxa"/>
            <w:vAlign w:val="center"/>
          </w:tcPr>
          <w:p w14:paraId="5CD882EE" w14:textId="77777777" w:rsidR="00B76F5E" w:rsidRDefault="00BE64D4" w:rsidP="00A8147E">
            <w:pPr>
              <w:pStyle w:val="Compact"/>
              <w:jc w:val="center"/>
            </w:pPr>
            <w:r>
              <w:t>4.6</w:t>
            </w:r>
          </w:p>
        </w:tc>
        <w:tc>
          <w:tcPr>
            <w:tcW w:w="1496" w:type="dxa"/>
            <w:vAlign w:val="center"/>
          </w:tcPr>
          <w:p w14:paraId="7923DEBE" w14:textId="77777777" w:rsidR="00B76F5E" w:rsidRDefault="00BE64D4" w:rsidP="00A8147E">
            <w:pPr>
              <w:pStyle w:val="Compact"/>
              <w:jc w:val="center"/>
            </w:pPr>
            <w:r>
              <w:t>1.6</w:t>
            </w:r>
          </w:p>
        </w:tc>
        <w:tc>
          <w:tcPr>
            <w:tcW w:w="0" w:type="auto"/>
            <w:vAlign w:val="center"/>
          </w:tcPr>
          <w:p w14:paraId="702509A5" w14:textId="77777777" w:rsidR="00B76F5E" w:rsidRDefault="00BE64D4" w:rsidP="00A8147E">
            <w:pPr>
              <w:pStyle w:val="Compact"/>
              <w:jc w:val="center"/>
            </w:pPr>
            <w:r>
              <w:t>48</w:t>
            </w:r>
          </w:p>
        </w:tc>
        <w:tc>
          <w:tcPr>
            <w:tcW w:w="0" w:type="auto"/>
            <w:vAlign w:val="center"/>
          </w:tcPr>
          <w:p w14:paraId="57EFEB10" w14:textId="77777777" w:rsidR="00B76F5E" w:rsidRDefault="00BE64D4" w:rsidP="00A8147E">
            <w:pPr>
              <w:pStyle w:val="Compact"/>
              <w:jc w:val="center"/>
            </w:pPr>
            <w:r>
              <w:t>66</w:t>
            </w:r>
          </w:p>
        </w:tc>
      </w:tr>
      <w:tr w:rsidR="003A2EB0" w14:paraId="6320160F" w14:textId="77777777" w:rsidTr="003A2EB0">
        <w:tc>
          <w:tcPr>
            <w:tcW w:w="0" w:type="auto"/>
            <w:vAlign w:val="center"/>
          </w:tcPr>
          <w:p w14:paraId="317ECC4C" w14:textId="15DD2074" w:rsidR="00A8147E" w:rsidRDefault="00A8147E" w:rsidP="00A8147E">
            <w:pPr>
              <w:pStyle w:val="Compact"/>
              <w:jc w:val="center"/>
            </w:pPr>
            <w:r>
              <w:t>Leaf</w:t>
            </w:r>
          </w:p>
        </w:tc>
        <w:tc>
          <w:tcPr>
            <w:tcW w:w="0" w:type="auto"/>
            <w:vAlign w:val="center"/>
          </w:tcPr>
          <w:p w14:paraId="68704B5C" w14:textId="77777777" w:rsidR="00A8147E" w:rsidRDefault="00A8147E" w:rsidP="00A8147E">
            <w:pPr>
              <w:pStyle w:val="Compact"/>
              <w:jc w:val="center"/>
            </w:pPr>
          </w:p>
        </w:tc>
        <w:tc>
          <w:tcPr>
            <w:tcW w:w="1531" w:type="dxa"/>
            <w:vAlign w:val="center"/>
          </w:tcPr>
          <w:p w14:paraId="3707FAC3" w14:textId="77777777" w:rsidR="00A8147E" w:rsidRDefault="00A8147E" w:rsidP="00A8147E">
            <w:pPr>
              <w:pStyle w:val="Compact"/>
              <w:jc w:val="center"/>
            </w:pPr>
          </w:p>
        </w:tc>
        <w:tc>
          <w:tcPr>
            <w:tcW w:w="1496" w:type="dxa"/>
            <w:vAlign w:val="center"/>
          </w:tcPr>
          <w:p w14:paraId="482BEBB9" w14:textId="77777777" w:rsidR="00A8147E" w:rsidRDefault="00A8147E" w:rsidP="00A8147E">
            <w:pPr>
              <w:pStyle w:val="Compact"/>
              <w:jc w:val="center"/>
            </w:pPr>
          </w:p>
        </w:tc>
        <w:tc>
          <w:tcPr>
            <w:tcW w:w="0" w:type="auto"/>
            <w:vAlign w:val="center"/>
          </w:tcPr>
          <w:p w14:paraId="57FEECBA" w14:textId="77777777" w:rsidR="00A8147E" w:rsidRDefault="00A8147E" w:rsidP="00A8147E">
            <w:pPr>
              <w:pStyle w:val="Compact"/>
              <w:jc w:val="center"/>
            </w:pPr>
          </w:p>
        </w:tc>
        <w:tc>
          <w:tcPr>
            <w:tcW w:w="0" w:type="auto"/>
            <w:vAlign w:val="center"/>
          </w:tcPr>
          <w:p w14:paraId="69CC7136" w14:textId="77777777" w:rsidR="00A8147E" w:rsidRDefault="00A8147E" w:rsidP="00A8147E">
            <w:pPr>
              <w:pStyle w:val="Compact"/>
              <w:jc w:val="center"/>
            </w:pPr>
          </w:p>
        </w:tc>
      </w:tr>
      <w:tr w:rsidR="003A2EB0" w14:paraId="2233F7B1" w14:textId="77777777" w:rsidTr="003A2EB0">
        <w:tc>
          <w:tcPr>
            <w:tcW w:w="0" w:type="auto"/>
            <w:vAlign w:val="center"/>
          </w:tcPr>
          <w:p w14:paraId="34893719" w14:textId="77777777" w:rsidR="00B76F5E" w:rsidRDefault="00BE64D4" w:rsidP="00A8147E">
            <w:pPr>
              <w:pStyle w:val="Compact"/>
              <w:jc w:val="center"/>
            </w:pPr>
            <w:r>
              <w:t>Stalk</w:t>
            </w:r>
          </w:p>
        </w:tc>
        <w:tc>
          <w:tcPr>
            <w:tcW w:w="0" w:type="auto"/>
            <w:vAlign w:val="center"/>
          </w:tcPr>
          <w:p w14:paraId="0F1392E0" w14:textId="77777777" w:rsidR="00B76F5E" w:rsidRDefault="00BE64D4" w:rsidP="00A8147E">
            <w:pPr>
              <w:pStyle w:val="Compact"/>
              <w:jc w:val="center"/>
            </w:pPr>
            <w:r>
              <w:t>9.7</w:t>
            </w:r>
          </w:p>
        </w:tc>
        <w:tc>
          <w:tcPr>
            <w:tcW w:w="1531" w:type="dxa"/>
            <w:vAlign w:val="center"/>
          </w:tcPr>
          <w:p w14:paraId="7CF65837" w14:textId="77777777" w:rsidR="00B76F5E" w:rsidRDefault="00BE64D4" w:rsidP="00A8147E">
            <w:pPr>
              <w:pStyle w:val="Compact"/>
              <w:jc w:val="center"/>
            </w:pPr>
            <w:r>
              <w:t>4.5</w:t>
            </w:r>
          </w:p>
        </w:tc>
        <w:tc>
          <w:tcPr>
            <w:tcW w:w="1496" w:type="dxa"/>
            <w:vAlign w:val="center"/>
          </w:tcPr>
          <w:p w14:paraId="11A322B4" w14:textId="77777777" w:rsidR="00B76F5E" w:rsidRDefault="00BE64D4" w:rsidP="00A8147E">
            <w:pPr>
              <w:pStyle w:val="Compact"/>
              <w:jc w:val="center"/>
            </w:pPr>
            <w:r>
              <w:t>1.8</w:t>
            </w:r>
          </w:p>
        </w:tc>
        <w:tc>
          <w:tcPr>
            <w:tcW w:w="0" w:type="auto"/>
            <w:vAlign w:val="center"/>
          </w:tcPr>
          <w:p w14:paraId="3A771C72" w14:textId="77777777" w:rsidR="00B76F5E" w:rsidRDefault="00BE64D4" w:rsidP="00A8147E">
            <w:pPr>
              <w:pStyle w:val="Compact"/>
              <w:jc w:val="center"/>
            </w:pPr>
            <w:r>
              <w:t>76</w:t>
            </w:r>
          </w:p>
        </w:tc>
        <w:tc>
          <w:tcPr>
            <w:tcW w:w="0" w:type="auto"/>
            <w:vAlign w:val="center"/>
          </w:tcPr>
          <w:p w14:paraId="068B1F14" w14:textId="77777777" w:rsidR="00B76F5E" w:rsidRDefault="00BE64D4" w:rsidP="00A8147E">
            <w:pPr>
              <w:pStyle w:val="Compact"/>
              <w:jc w:val="center"/>
            </w:pPr>
            <w:r>
              <w:t>98</w:t>
            </w:r>
          </w:p>
        </w:tc>
      </w:tr>
    </w:tbl>
    <w:p w14:paraId="3EB20855" w14:textId="77777777" w:rsidR="00B76F5E" w:rsidRDefault="00BE64D4" w:rsidP="00A8147E">
      <w:pPr>
        <w:pStyle w:val="Heading2"/>
      </w:pPr>
      <w:bookmarkStart w:id="8" w:name="sec:orgc8bc9e0"/>
      <w:bookmarkEnd w:id="5"/>
      <w:bookmarkEnd w:id="7"/>
      <w:r>
        <w:t>Inter-particle Mechanics (IPM) Tester</w:t>
      </w:r>
    </w:p>
    <w:p w14:paraId="4EF68636" w14:textId="5ABCE010" w:rsidR="00B76F5E" w:rsidRDefault="004B6953" w:rsidP="00A8147E">
      <w:pPr>
        <w:pStyle w:val="FirstParagraph"/>
      </w:pPr>
      <w:r>
        <w:t>The existing tribometer, similar to the instrument used by</w:t>
      </w:r>
      <w:r w:rsidR="003D6462">
        <w:t xml:space="preserve"> Chen et al.</w:t>
      </w:r>
      <w:r w:rsidR="003D6462">
        <w:fldChar w:fldCharType="begin"/>
      </w:r>
      <w:r w:rsidR="007837D5">
        <w:instrText xml:space="preserve"> ADDIN ZOTERO_ITEM CSL_CITATION {"citationID":"xE71BM6C","properties":{"formattedCitation":"(Chen, Wassgren, and Ambrose 2020)","plainCitation":"(Chen, Wassgren, and Ambrose 2020)","noteIndex":0},"citationItems":[{"id":4994,"uris":["http://zotero.org/users/1475168/items/34C4VEN3"],"itemData":{"id":4994,"type":"article-journal","abstract":"Various devices have been developed to measure the coefficient of friction (COF) of grain kernels; however, the majority of these tests measure the particle-wall COF at a bulk level. A method that can accurately measure both particle-wall and inter-particle COFs at a single-particle level remains to be developed. The objective of this study was to explore the feasibility of using a reciprocating-pin tribometer to measure static and dynamic COFs between grain kernels and between grain kernels and wall materials. In this study, the methodology of the test was developed, and representative data from the particle-wall and inter-particle friction tests were reported. It was found that the static COFs of corn-steel, cornacrylic, wheat-steel, and wheat-acrylic are 0.24 </w:instrText>
      </w:r>
      <w:r w:rsidR="007837D5">
        <w:instrText xml:space="preserve">0.05, 0.22 </w:instrText>
      </w:r>
      <w:r w:rsidR="007837D5">
        <w:instrText xml:space="preserve">0.03, 0.32 </w:instrText>
      </w:r>
      <w:r w:rsidR="007837D5">
        <w:instrText xml:space="preserve">0.02, and 0.29 </w:instrText>
      </w:r>
      <w:r w:rsidR="007837D5">
        <w:instrText xml:space="preserve">0.03, respectively. The dynamic COFs of corn-steel, corn-acrylic, corn-corn, wheat-steel, wheat-acrylic, and wheat-wheat are 0.22 </w:instrText>
      </w:r>
      <w:r w:rsidR="007837D5">
        <w:instrText xml:space="preserve">0.06, 0.16 </w:instrText>
      </w:r>
      <w:r w:rsidR="007837D5">
        <w:instrText xml:space="preserve">0.01, 0.09 </w:instrText>
      </w:r>
      <w:r w:rsidR="007837D5">
        <w:instrText xml:space="preserve">0.02, 0.30 </w:instrText>
      </w:r>
      <w:r w:rsidR="007837D5">
        <w:instrText xml:space="preserve">0.02, 0.20 </w:instrText>
      </w:r>
      <w:r w:rsidR="007837D5">
        <w:instrText xml:space="preserve">0.02, and 0.18 </w:instrText>
      </w:r>
      <w:r w:rsidR="007837D5">
        <w:instrText xml:space="preserve">0.04, respectively. The current study demonstrates that the reciprocating-pin tribometer is suitable for measuring the particle-wall and inter-particle COFs of grain kernels.","container-title":"Transactions of the ASABE","DOI":"10.13031/trans.13748","ISSN":"2151-0040","issue":"3","language":"en","page":"675-685","source":"DOI.org (Crossref)","title":"Measurements of Grain Kernel Friction Coefficients Using a Reciprocating-Pin Tribometer","volume":"63","author":[{"family":"Chen","given":"Zhengpu"},{"family":"Wassgren","given":"Carl"},{"family":"Ambrose","given":"Kingsly"}],"issued":{"date-parts":[["2020"]]},"citation-key":"chen_measurements_2020"}}],"schema":"https://github.com/citation-style-language/schema/raw/master/csl-citation.json"} </w:instrText>
      </w:r>
      <w:r w:rsidR="003D6462">
        <w:fldChar w:fldCharType="separate"/>
      </w:r>
      <w:r w:rsidR="007837D5" w:rsidRPr="007837D5">
        <w:rPr>
          <w:rFonts w:ascii="Cambria" w:hAnsi="Cambria"/>
        </w:rPr>
        <w:t>(Chen, Wassgren, and Ambrose 2020)</w:t>
      </w:r>
      <w:r w:rsidR="003D6462">
        <w:fldChar w:fldCharType="end"/>
      </w:r>
      <w:r w:rsidR="00BE64D4">
        <w:t xml:space="preserve">, can be used in determining friction coefficient. However, </w:t>
      </w:r>
      <w:r>
        <w:t>an additional attachment is needed because of the dimension of typical milled biomass particles</w:t>
      </w:r>
      <w:r w:rsidR="00BE64D4">
        <w:t xml:space="preserve">. In addition, the cyclic reciprocating movement </w:t>
      </w:r>
      <w:r>
        <w:t>does not simulate</w:t>
      </w:r>
      <w:r w:rsidR="00BE64D4">
        <w:t xml:space="preserve"> the frictional interaction between biomass particles during handling. Furthermore, this arrangement is not adequate to determine adhesive friction following Derjaguin’s law</w:t>
      </w:r>
      <w:r w:rsidR="003D6462">
        <w:t xml:space="preserve"> </w:t>
      </w:r>
      <w:r w:rsidR="003D6462">
        <w:fldChar w:fldCharType="begin"/>
      </w:r>
      <w:r w:rsidR="007837D5">
        <w:instrText xml:space="preserve"> ADDIN ZOTERO_ITEM CSL_CITATION {"citationID":"WsePLIiv","properties":{"formattedCitation":"(Derjaguin 1934; Derjaguin and Toporov 1994)","plainCitation":"(Derjaguin 1934; Derjaguin and Toporov 1994)","noteIndex":0},"citationItems":[{"id":13784,"uris":["http://zotero.org/users/1475168/items/SBXY3S2N"],"itemData":{"id":13784,"type":"article-journal","container-title":"Zeitschrift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P."}],"issued":{"date-parts":[["1994",1,1]]},"citation-key":"derjaguin_influence_1994"}}],"schema":"https://github.com/citation-style-language/schema/raw/master/csl-citation.json"} </w:instrText>
      </w:r>
      <w:r w:rsidR="003D6462">
        <w:fldChar w:fldCharType="separate"/>
      </w:r>
      <w:r w:rsidR="007837D5" w:rsidRPr="007837D5">
        <w:rPr>
          <w:rFonts w:ascii="Cambria" w:hAnsi="Cambria"/>
        </w:rPr>
        <w:t>(Derjaguin 1934; Derjaguin and Toporov 1994)</w:t>
      </w:r>
      <w:r w:rsidR="003D6462">
        <w:fldChar w:fldCharType="end"/>
      </w:r>
      <w:r w:rsidR="00BE64D4">
        <w:t>.</w:t>
      </w:r>
    </w:p>
    <w:p w14:paraId="62879D95" w14:textId="684372F4" w:rsidR="00B76F5E" w:rsidRDefault="00BE64D4" w:rsidP="00A8147E">
      <w:pPr>
        <w:pStyle w:val="BodyText"/>
      </w:pPr>
      <w:r>
        <w:t xml:space="preserve">The development of a new Inter-particle Mechanics (IPM) </w:t>
      </w:r>
      <w:r w:rsidR="004B6953">
        <w:t xml:space="preserve">tester </w:t>
      </w:r>
      <w:r>
        <w:t>was needed (</w:t>
      </w:r>
      <w:r w:rsidR="004B6953">
        <w:fldChar w:fldCharType="begin"/>
      </w:r>
      <w:r w:rsidR="004B6953">
        <w:instrText xml:space="preserve"> REF _Ref190696580 \h </w:instrText>
      </w:r>
      <w:r w:rsidR="004B6953">
        <w:fldChar w:fldCharType="separate"/>
      </w:r>
      <w:r w:rsidR="00752396">
        <w:t xml:space="preserve">Figure </w:t>
      </w:r>
      <w:r w:rsidR="00752396">
        <w:rPr>
          <w:noProof/>
        </w:rPr>
        <w:t>3</w:t>
      </w:r>
      <w:r w:rsidR="004B6953">
        <w:fldChar w:fldCharType="end"/>
      </w:r>
      <w:r>
        <w:t xml:space="preserve">) to measure the traction force between a stationary and moving particle under a varying magnitude of normal load. This </w:t>
      </w:r>
      <w:r w:rsidRPr="00A8147E">
        <w:t>arrangement allows for one test run to produce multiple normal force and lateral force measurements and alleviates the requirement to conduct separate tests with different normal forces in a conventional friction tester</w:t>
      </w:r>
      <w:r w:rsidR="004B6953">
        <w:t xml:space="preserve"> </w:t>
      </w:r>
      <w:r w:rsidR="004B6953">
        <w:fldChar w:fldCharType="begin"/>
      </w:r>
      <w:r w:rsidR="007837D5">
        <w:instrText xml:space="preserve"> ADDIN ZOTERO_ITEM CSL_CITATION {"citationID":"ilOHGCZW","properties":{"formattedCitation":"(Pitenis, Dowson, and Gregory Sawyer 2014; ASTM G115-10 2018)","plainCitation":"(Pitenis, Dowson, and Gregory Sawyer 2014; ASTM G115-10 2018)","noteIndex":0},"citationItems":[{"id":5159,"uris":["http://zotero.org/users/1475168/items/7YNEZD9Y"],"itemData":{"id":5159,"type":"article-journal","abstract":"Leonardo da Vinci (1452–1519) is universally regarded as a brilliant polymath, designer, astronomer, artist, philosopher, and a visionary engineer of the Renaissance era. Interestingly, due to the delayed discovery of several caches of his notebook pages (as late as the 1960s), his immense contribution to the field of tribology has only recently surfaced. From these salvaged documents, da Vinci’s three notable observations that preceded the development of the laws of friction were uncovered: (1) Friction is independent of apparent contact area, (2) the resistance of friction is directly proportional to applied load, and (3) friction has a consistent value of µ = 0.25. In this work, we have attempted to construct a nearly faithful recreation of Leonardo da Vinci’s apparatus for measuring friction based on his notebook illustrations and investigate the conditions under which Leonardo da Vinci’s experiments produced his findings. Our experiments, performed roughly 500 years later, reproduced Leonardo da Vinci’s findings of friction coefficients with wood of µ = 0.25, but only under conditions of roughly cut and brusquely squared samples of dry wood that were handled and sullied by hand in a fashion typical of wood working but inconsistent with the modern laboratory practice. Thus, our interpretation of Leonardo da Vinci’s findings is that these first tribological studies were actually performed on roughly cut and unpolished samples that had been handled extensively prior to and during testing; Such a procedure of sample preparation is entirely reasonable for the time period and suggests an active, dusty, and dynamic laboratory environment.","container-title":"Tribology Letters","DOI":"10.1007/s11249-014-0428-7","ISSN":"1573-2711","issue":"3","journalAbbreviation":"Tribol Lett","language":"en","page":"509-515","source":"Springer Link","title":"Leonardo da Vinci’s Friction Experiments: An Old Story Acknowledged and Repeated","title-short":"Leonardo da Vinci’s Friction Experiments","volume":"56","author":[{"family":"Pitenis","given":"Angela A."},{"family":"Dowson","given":"Duncan"},{"family":"Gregory Sawyer","given":"W."}],"issued":{"date-parts":[["2014",12,1]]},"citation-key":"pitenis_leonardo_2014"}},{"id":13910,"uris":["http://zotero.org/users/1475168/items/EINY8MR5"],"itemData":{"id":13910,"type":"standard","authority":"ASTM International","DOI":"10.1520/G0115-10R18","event-place":"West Conshohocken, PA","genre":"Standard","language":"en","publisher":"ASTM International","publisher-place":"West Conshohocken, PA","section":"G02","source":"DOI.org (Crossref)","title":"Guide for Measuring and Reporting Friction Coefficients","URL":"http://www.astm.org/cgi-bin/resolver.cgi?G115-10R18","author":[{"literal":"ASTM G115-10"}],"accessed":{"date-parts":[["2023",9,13]]},"issued":{"date-parts":[["2018"]]},"citation-key":"astmg115-10_guide_2018a"}}],"schema":"https://github.com/citation-style-language/schema/raw/master/csl-citation.json"} </w:instrText>
      </w:r>
      <w:r w:rsidR="004B6953">
        <w:fldChar w:fldCharType="separate"/>
      </w:r>
      <w:r w:rsidR="007837D5" w:rsidRPr="007837D5">
        <w:rPr>
          <w:rFonts w:ascii="Cambria" w:hAnsi="Cambria"/>
        </w:rPr>
        <w:t>(Pitenis, Dowson, and Gregory Sawyer 2014; ASTM G115-10 2018)</w:t>
      </w:r>
      <w:r w:rsidR="004B6953">
        <w:fldChar w:fldCharType="end"/>
      </w:r>
      <w:r w:rsidRPr="00A8147E">
        <w:t xml:space="preserve">. The development of the new design was essential for simulating any possible orientation of two interacting particles. This design allows </w:t>
      </w:r>
      <w:r w:rsidR="004B6953">
        <w:t xml:space="preserve">friction coefficients to be determined </w:t>
      </w:r>
      <w:r w:rsidRPr="00A8147E">
        <w:t xml:space="preserve">over multiple untested regions without resampling surfaces or replacing test particles between each repetition. With this design, it is also possible to prepare and condition multiple test samples, e.g., </w:t>
      </w:r>
      <w:r w:rsidR="004B6953" w:rsidRPr="00A8147E">
        <w:t>conduct</w:t>
      </w:r>
      <w:r w:rsidRPr="00A8147E">
        <w:t xml:space="preserve"> experiments in an environment-controlled chamber at a different</w:t>
      </w:r>
      <w:r>
        <w:t xml:space="preserve"> environmental relative humidity.</w:t>
      </w:r>
    </w:p>
    <w:p w14:paraId="72F319BD" w14:textId="3E542583" w:rsidR="006773F5" w:rsidRDefault="000953FE" w:rsidP="00A8147E">
      <w:pPr>
        <w:pStyle w:val="CaptionedFigure"/>
      </w:pPr>
      <w:r>
        <w:rPr>
          <w:noProof/>
        </w:rPr>
        <w:lastRenderedPageBreak/>
        <w:drawing>
          <wp:anchor distT="0" distB="0" distL="114300" distR="114300" simplePos="0" relativeHeight="251664384" behindDoc="0" locked="0" layoutInCell="1" allowOverlap="1" wp14:anchorId="638A3F71" wp14:editId="32802000">
            <wp:simplePos x="0" y="0"/>
            <wp:positionH relativeFrom="column">
              <wp:posOffset>134152</wp:posOffset>
            </wp:positionH>
            <wp:positionV relativeFrom="paragraph">
              <wp:posOffset>266700</wp:posOffset>
            </wp:positionV>
            <wp:extent cx="5334000" cy="1589009"/>
            <wp:effectExtent l="0" t="0" r="0" b="0"/>
            <wp:wrapTopAndBottom/>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image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589009"/>
                    </a:xfrm>
                    <a:prstGeom prst="rect">
                      <a:avLst/>
                    </a:prstGeom>
                    <a:noFill/>
                    <a:ln w="9525">
                      <a:noFill/>
                      <a:headEnd/>
                      <a:tailEnd/>
                    </a:ln>
                  </pic:spPr>
                </pic:pic>
              </a:graphicData>
            </a:graphic>
          </wp:anchor>
        </w:drawing>
      </w:r>
    </w:p>
    <w:p w14:paraId="07B5406A" w14:textId="2E3A4D47" w:rsidR="00B76F5E" w:rsidRDefault="006773F5" w:rsidP="00A8147E">
      <w:pPr>
        <w:pStyle w:val="Caption"/>
      </w:pPr>
      <w:bookmarkStart w:id="9" w:name="_Ref190696580"/>
      <w:r>
        <w:t xml:space="preserve">Figure </w:t>
      </w:r>
      <w:fldSimple w:instr=" SEQ Figure \* ARABIC ">
        <w:r w:rsidR="00752396">
          <w:rPr>
            <w:noProof/>
          </w:rPr>
          <w:t>3</w:t>
        </w:r>
      </w:fldSimple>
      <w:bookmarkEnd w:id="9"/>
      <w:r>
        <w:t xml:space="preserve"> </w:t>
      </w:r>
      <w:r w:rsidRPr="00104FAF">
        <w:t>Inter-particle mechanics tester (right) with a detailed view of sample mounting (left)</w:t>
      </w:r>
    </w:p>
    <w:p w14:paraId="4E61EBD1" w14:textId="77777777" w:rsidR="00B76F5E" w:rsidRDefault="00BE64D4" w:rsidP="00A8147E">
      <w:pPr>
        <w:pStyle w:val="Heading2"/>
      </w:pPr>
      <w:bookmarkStart w:id="10" w:name="fig:org577f441"/>
      <w:bookmarkStart w:id="11" w:name="sec:orga2b7183"/>
      <w:bookmarkEnd w:id="8"/>
      <w:bookmarkEnd w:id="10"/>
      <w:r>
        <w:t>Specifications and Operational Parameters of IPMT</w:t>
      </w:r>
    </w:p>
    <w:p w14:paraId="230036FF" w14:textId="7EA7D52D" w:rsidR="001123DB" w:rsidRDefault="00BE64D4" w:rsidP="001123DB">
      <w:r>
        <w:t>An IPM</w:t>
      </w:r>
      <w:r w:rsidR="004B6953">
        <w:t xml:space="preserve"> tester</w:t>
      </w:r>
      <w:r>
        <w:t xml:space="preserve"> was developed to perform friction tests on fully supported particles, unsupported (over-hanging), or combinations of both. Sample holders and component position/capacity are easily adjustable to handle particles of any size and shape. </w:t>
      </w:r>
      <w:r w:rsidR="009949D9">
        <w:t xml:space="preserve">Considering the need to characterize the frictional contact with the perspective of storage and incipient flow, IPMT was designed to have </w:t>
      </w:r>
      <w:r w:rsidR="004B6953">
        <w:t xml:space="preserve">a </w:t>
      </w:r>
      <w:r w:rsidR="009949D9">
        <w:t>mi</w:t>
      </w:r>
      <w:r>
        <w:t>nimum incremental push</w:t>
      </w:r>
      <w:r w:rsidR="009949D9">
        <w:t xml:space="preserve"> and </w:t>
      </w:r>
      <w:r>
        <w:t xml:space="preserve">pull motion </w:t>
      </w:r>
      <w:r w:rsidR="004B6953">
        <w:t>of 0.05 </w:t>
      </w:r>
      <w:proofErr w:type="spellStart"/>
      <w:r w:rsidR="004B6953">
        <w:t>μm</w:t>
      </w:r>
      <w:proofErr w:type="spellEnd"/>
      <w:r w:rsidR="004B6953">
        <w:t>,</w:t>
      </w:r>
      <w:r w:rsidR="009949D9">
        <w:t xml:space="preserve"> and a typical push and pull velocity is set to 1.2 mm/s. To accommodate a typical biomass particle </w:t>
      </w:r>
      <w:r w:rsidR="004B6953">
        <w:t>dimension,</w:t>
      </w:r>
      <w:r w:rsidR="009949D9">
        <w:t xml:space="preserve"> the m</w:t>
      </w:r>
      <w:r>
        <w:t>aximum push</w:t>
      </w:r>
      <w:r w:rsidR="009949D9">
        <w:t xml:space="preserve"> and </w:t>
      </w:r>
      <w:r>
        <w:t>pull travel ranges up to 25 mm to accommodate a typical biomass particle size.</w:t>
      </w:r>
      <w:r w:rsidR="009949D9">
        <w:t xml:space="preserve"> For vertical direction movement, the </w:t>
      </w:r>
      <w:r w:rsidR="004B6953">
        <w:t>normal force actuator's maximum displacement is</w:t>
      </w:r>
      <w:r>
        <w:t xml:space="preserve"> 14mm to accommodate a typical biomass particle size</w:t>
      </w:r>
      <w:r w:rsidR="009949D9">
        <w:t>. The resolution of the actuator is 6 nm</w:t>
      </w:r>
      <w:r>
        <w:t>.</w:t>
      </w:r>
      <w:r w:rsidR="009949D9">
        <w:t xml:space="preserve"> Combined vertical and lateral displacement actuators make it possible to control the initial particle contact location if there exists a specific region of interest. The</w:t>
      </w:r>
      <w:r w:rsidR="003B0D1A">
        <w:t xml:space="preserve"> maximum forces of</w:t>
      </w:r>
      <w:r w:rsidR="009949D9">
        <w:t xml:space="preserve"> vertical and normal force censors </w:t>
      </w:r>
      <w:r w:rsidR="003B0D1A">
        <w:t xml:space="preserve">are 20.02 N and 2.94 N, </w:t>
      </w:r>
      <w:r w:rsidR="004B6953">
        <w:t>respectively</w:t>
      </w:r>
      <w:r w:rsidR="003B0D1A">
        <w:t xml:space="preserve">, whereas the accuracy of both force sensors is ±0.02% of the full scale. Sampling rates of displacement and force sensors are </w:t>
      </w:r>
      <w:r w:rsidR="001123DB">
        <w:t xml:space="preserve">equal to or higher than </w:t>
      </w:r>
      <w:r w:rsidR="003B0D1A">
        <w:t xml:space="preserve">1 kHz. </w:t>
      </w:r>
      <w:r w:rsidR="00CD367F">
        <w:t>N</w:t>
      </w:r>
      <w:r w:rsidR="001123DB">
        <w:t>ormal and traction force data were collected at 80Hz, using National Instruments™ LabVIEW (Version 2022</w:t>
      </w:r>
      <w:r w:rsidR="00CD367F">
        <w:t>, Austin TX</w:t>
      </w:r>
      <w:r w:rsidR="001123DB">
        <w:t xml:space="preserve">) and two 24-bit Di-1000U signal digitizers (Loadstar Sensors - Freemont, CA). </w:t>
      </w:r>
    </w:p>
    <w:p w14:paraId="3C3B53B5" w14:textId="77777777" w:rsidR="00B76F5E" w:rsidRDefault="00BE64D4" w:rsidP="00A8147E">
      <w:pPr>
        <w:pStyle w:val="Heading2"/>
      </w:pPr>
      <w:bookmarkStart w:id="12" w:name="sec:org65e0b96"/>
      <w:bookmarkEnd w:id="11"/>
      <w:r>
        <w:t>Experimental Design and Setup</w:t>
      </w:r>
    </w:p>
    <w:p w14:paraId="3B96320B" w14:textId="77777777" w:rsidR="00FF015E" w:rsidRDefault="00BE64D4" w:rsidP="00A8147E">
      <w:pPr>
        <w:pStyle w:val="FirstParagraph"/>
      </w:pPr>
      <w:r>
        <w:t>An experimental procedure was developed to perform friction tests with minimal experimental error</w:t>
      </w:r>
      <w:r w:rsidR="00FF015E">
        <w:t xml:space="preserve">. </w:t>
      </w:r>
      <w:bookmarkStart w:id="13" w:name="sec:org843523f"/>
      <w:bookmarkEnd w:id="13"/>
      <w:r>
        <w:t>A sample size of 1</w:t>
      </w:r>
      <w:r w:rsidR="00FF015E">
        <w:t xml:space="preserve">5 </w:t>
      </w:r>
      <w:r>
        <w:t xml:space="preserve">was selected for each possible combination of anatomical fractions to ensure </w:t>
      </w:r>
      <w:r w:rsidR="00FF015E">
        <w:t xml:space="preserve">the quality of a subsequent analysis of variance (Kruskal-Wallis test with </w:t>
      </w:r>
      <m:oMath>
        <m:r>
          <w:rPr>
            <w:rFonts w:ascii="Cambria Math" w:hAnsi="Cambria Math"/>
          </w:rPr>
          <m:t>α</m:t>
        </m:r>
        <m:r>
          <m:rPr>
            <m:sty m:val="p"/>
          </m:rPr>
          <w:rPr>
            <w:rFonts w:ascii="Cambria Math" w:hAnsi="Cambria Math"/>
          </w:rPr>
          <m:t>=</m:t>
        </m:r>
        <m:r>
          <w:rPr>
            <w:rFonts w:ascii="Cambria Math" w:hAnsi="Cambria Math"/>
          </w:rPr>
          <m:t>0.05</m:t>
        </m:r>
      </m:oMath>
      <w:r w:rsidR="00FF015E">
        <w:t xml:space="preserve">) that examined the magnitude and source of variance. </w:t>
      </w:r>
      <w:r>
        <w:t xml:space="preserve">The Wilcoxon signed-rank (signed-rank) test was </w:t>
      </w:r>
      <w:r w:rsidR="00FF015E">
        <w:t xml:space="preserve">conducted to test </w:t>
      </w:r>
      <w:r>
        <w:t>the null hypothes</w:t>
      </w:r>
      <w:r w:rsidR="00FF015E">
        <w:t>e</w:t>
      </w:r>
      <w:r>
        <w:t>s</w:t>
      </w:r>
      <w:r w:rsidR="00FF015E">
        <w:t xml:space="preserve">, </w:t>
      </w:r>
      <w:r>
        <w:t xml:space="preserve">i.e., friction coefficients </w:t>
      </w:r>
      <w:r w:rsidR="00FF015E">
        <w:t xml:space="preserve">and adhesion forces </w:t>
      </w:r>
      <w:r>
        <w:t>between corn stover particles from different anatomical fractions are not statistically different</w:t>
      </w:r>
      <w:r w:rsidR="00FF015E">
        <w:t>,</w:t>
      </w:r>
      <w:r>
        <w:t xml:space="preserve"> </w:t>
      </w:r>
      <w:r w:rsidR="00FF015E">
        <w:t>without assuming a statistical distribution of determined friction coefficient and adhesion forces.</w:t>
      </w:r>
    </w:p>
    <w:p w14:paraId="7E593943" w14:textId="42476506" w:rsidR="00A8147E" w:rsidRDefault="00FF015E" w:rsidP="00A8147E">
      <w:pPr>
        <w:pStyle w:val="FirstParagraph"/>
      </w:pPr>
      <w:r>
        <w:t xml:space="preserve">To prepare </w:t>
      </w:r>
      <w:r w:rsidR="004B6953">
        <w:t xml:space="preserve">an </w:t>
      </w:r>
      <w:r>
        <w:t>inter-particle mechanics test, a</w:t>
      </w:r>
      <w:r w:rsidR="00BE64D4">
        <w:t xml:space="preserve">pproximately 50 g samples were collected from each anatomical fraction of </w:t>
      </w:r>
      <w:r>
        <w:t xml:space="preserve">milled </w:t>
      </w:r>
      <w:r w:rsidR="00BE64D4">
        <w:t xml:space="preserve">corn stover. Each sample was held in a controlled environment for 72 hours to allow for particles to reach </w:t>
      </w:r>
      <w:r w:rsidR="004B6953">
        <w:t xml:space="preserve">an </w:t>
      </w:r>
      <w:r w:rsidR="00BE64D4">
        <w:t>equilibrium moisture content</w:t>
      </w:r>
      <w:r>
        <w:t xml:space="preserve"> at </w:t>
      </w:r>
      <w:r>
        <w:lastRenderedPageBreak/>
        <w:t xml:space="preserve">approximately 23 </w:t>
      </w:r>
      <w:r>
        <w:sym w:font="Symbol" w:char="F0B0"/>
      </w:r>
      <w:r>
        <w:t xml:space="preserve">C and 40 % RH. </w:t>
      </w:r>
      <w:r w:rsidR="00BE64D4">
        <w:t xml:space="preserve"> </w:t>
      </w:r>
      <w:r w:rsidR="004B6953">
        <w:t>The resulting</w:t>
      </w:r>
      <w:r w:rsidR="00E10021">
        <w:t xml:space="preserve"> moisture contents of cob, husk, leaf, and stalk are 8.9 </w:t>
      </w:r>
      <w:r w:rsidR="00E10021">
        <w:sym w:font="Symbol" w:char="F0B1"/>
      </w:r>
      <w:r w:rsidR="00E10021">
        <w:t xml:space="preserve"> 1.0 %, 7.0 </w:t>
      </w:r>
      <w:r w:rsidR="00E10021">
        <w:sym w:font="Symbol" w:char="F0B1"/>
      </w:r>
      <w:r w:rsidR="00E10021">
        <w:t xml:space="preserve"> 1.4 %, 7.0 </w:t>
      </w:r>
      <w:r w:rsidR="00E10021">
        <w:sym w:font="Symbol" w:char="F0B1"/>
      </w:r>
      <w:r w:rsidR="00E10021">
        <w:t xml:space="preserve"> 1.2 %, and 8.9</w:t>
      </w:r>
      <w:bookmarkStart w:id="14" w:name="_Hlk189058338"/>
      <w:r w:rsidR="00E10021">
        <w:t xml:space="preserve"> </w:t>
      </w:r>
      <w:r w:rsidR="00E10021">
        <w:sym w:font="Symbol" w:char="F0B1"/>
      </w:r>
      <w:r w:rsidR="00E10021">
        <w:t xml:space="preserve"> </w:t>
      </w:r>
      <w:bookmarkEnd w:id="14"/>
      <w:r w:rsidR="00E10021">
        <w:t xml:space="preserve">1.12 %, respectively </w:t>
      </w:r>
      <w:r w:rsidR="00BE64D4">
        <w:t>(</w:t>
      </w:r>
      <w:r w:rsidR="00E10021">
        <w:t xml:space="preserve">values after </w:t>
      </w:r>
      <w:r w:rsidR="00E10021">
        <w:sym w:font="Symbol" w:char="F0B1"/>
      </w:r>
      <w:r w:rsidR="00E10021">
        <w:t xml:space="preserve"> represent the standard error </w:t>
      </w:r>
      <w:r w:rsidR="00A8147E">
        <w:t>with n = 11)</w:t>
      </w:r>
      <w:r w:rsidR="00BE64D4">
        <w:t xml:space="preserve">. </w:t>
      </w:r>
    </w:p>
    <w:p w14:paraId="6408D697" w14:textId="199C4F3A" w:rsidR="00B76F5E" w:rsidRDefault="00BE64D4" w:rsidP="00A8147E">
      <w:pPr>
        <w:pStyle w:val="FirstParagraph"/>
      </w:pPr>
      <w:r>
        <w:t>Once particle moisture was equalized, particles were randomly selected and adhered to removable particle mounts (</w:t>
      </w:r>
      <w:r w:rsidR="00A8147E">
        <w:fldChar w:fldCharType="begin"/>
      </w:r>
      <w:r w:rsidR="00A8147E">
        <w:instrText xml:space="preserve"> REF _Ref189059632 \h </w:instrText>
      </w:r>
      <w:r w:rsidR="00A8147E">
        <w:fldChar w:fldCharType="separate"/>
      </w:r>
      <w:r w:rsidR="00752396">
        <w:t xml:space="preserve">Figure </w:t>
      </w:r>
      <w:r w:rsidR="00752396">
        <w:rPr>
          <w:noProof/>
        </w:rPr>
        <w:t>4</w:t>
      </w:r>
      <w:r w:rsidR="00A8147E">
        <w:fldChar w:fldCharType="end"/>
      </w:r>
      <w:r>
        <w:t xml:space="preserve">) using Permatex </w:t>
      </w:r>
      <w:r>
        <w:rPr>
          <w:i/>
          <w:iCs/>
        </w:rPr>
        <w:t>Ultra Bond™ Super Glue</w:t>
      </w:r>
      <w:r>
        <w:t xml:space="preserve">. </w:t>
      </w:r>
      <w:r w:rsidR="00A8147E">
        <w:t xml:space="preserve">Conservative volumes of adhesives were applied to minimize the absorption into particles </w:t>
      </w:r>
      <w:r w:rsidR="004B6953">
        <w:t>and</w:t>
      </w:r>
      <w:r w:rsidR="00A8147E">
        <w:t xml:space="preserve"> ensure proper curing. </w:t>
      </w:r>
      <w:r w:rsidR="002C5F1F">
        <w:t xml:space="preserve">From the visual inspection, it appeared that no glue simps into the particle samples, which is attributed to the high viscosity of the chosen glue and quick initial curing time. </w:t>
      </w:r>
      <w:r w:rsidR="00A8147E">
        <w:t xml:space="preserve">A curing period of longer than 24 hours was established for experimental consistency. The curing environment is identical to the </w:t>
      </w:r>
      <w:r w:rsidR="004B6953">
        <w:t>moisture-equilibrating</w:t>
      </w:r>
      <w:r w:rsidR="00A8147E">
        <w:t xml:space="preserve"> environment. Finally, the grain </w:t>
      </w:r>
      <w:r>
        <w:t xml:space="preserve">orientations were randomly </w:t>
      </w:r>
      <w:r w:rsidR="00A8147E">
        <w:t xml:space="preserve">chosen </w:t>
      </w:r>
      <w:r>
        <w:t>with every particle</w:t>
      </w:r>
      <w:r w:rsidR="00A8147E">
        <w:t xml:space="preserve">. </w:t>
      </w:r>
      <w:r>
        <w:t xml:space="preserve"> </w:t>
      </w:r>
    </w:p>
    <w:p w14:paraId="4310CAE8" w14:textId="77777777" w:rsidR="006773F5" w:rsidRDefault="00BE64D4" w:rsidP="00A8147E">
      <w:pPr>
        <w:pStyle w:val="CaptionedFigure"/>
        <w:numPr>
          <w:ilvl w:val="0"/>
          <w:numId w:val="1"/>
        </w:numPr>
      </w:pPr>
      <w:r>
        <w:rPr>
          <w:noProof/>
        </w:rPr>
        <w:drawing>
          <wp:anchor distT="0" distB="0" distL="114300" distR="114300" simplePos="0" relativeHeight="251665408" behindDoc="0" locked="0" layoutInCell="1" allowOverlap="1" wp14:anchorId="1E8D6427" wp14:editId="6A7AFB4F">
            <wp:simplePos x="0" y="0"/>
            <wp:positionH relativeFrom="column">
              <wp:posOffset>1333500</wp:posOffset>
            </wp:positionH>
            <wp:positionV relativeFrom="paragraph">
              <wp:posOffset>214313</wp:posOffset>
            </wp:positionV>
            <wp:extent cx="2975956" cy="1737360"/>
            <wp:effectExtent l="0" t="0" r="0" b="0"/>
            <wp:wrapTopAndBottom/>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image4.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5956" cy="1737360"/>
                    </a:xfrm>
                    <a:prstGeom prst="rect">
                      <a:avLst/>
                    </a:prstGeom>
                    <a:noFill/>
                    <a:ln w="9525">
                      <a:noFill/>
                      <a:headEnd/>
                      <a:tailEnd/>
                    </a:ln>
                  </pic:spPr>
                </pic:pic>
              </a:graphicData>
            </a:graphic>
          </wp:anchor>
        </w:drawing>
      </w:r>
    </w:p>
    <w:p w14:paraId="7A6D4449" w14:textId="36029483" w:rsidR="00B76F5E" w:rsidRDefault="006773F5" w:rsidP="00A8147E">
      <w:pPr>
        <w:pStyle w:val="Caption"/>
      </w:pPr>
      <w:bookmarkStart w:id="15" w:name="_Ref189059632"/>
      <w:r>
        <w:t xml:space="preserve">Figure </w:t>
      </w:r>
      <w:fldSimple w:instr=" SEQ Figure \* ARABIC ">
        <w:r w:rsidR="00752396">
          <w:rPr>
            <w:noProof/>
          </w:rPr>
          <w:t>4</w:t>
        </w:r>
      </w:fldSimple>
      <w:bookmarkEnd w:id="15"/>
      <w:r>
        <w:t xml:space="preserve"> </w:t>
      </w:r>
      <w:r w:rsidR="004B6953">
        <w:t>Photograph</w:t>
      </w:r>
      <w:r w:rsidRPr="004B4747">
        <w:t xml:space="preserve"> of corn stover particles adhered to plastic particle mount for conditioning and testing. </w:t>
      </w:r>
      <w:proofErr w:type="gramStart"/>
      <w:r w:rsidR="004B6953">
        <w:t>Samples</w:t>
      </w:r>
      <w:proofErr w:type="gramEnd"/>
      <w:r w:rsidR="004B6953">
        <w:t xml:space="preserve"> shown in the picture are </w:t>
      </w:r>
      <w:r w:rsidRPr="004B4747">
        <w:t>4mm husk</w:t>
      </w:r>
      <w:r w:rsidR="004B6953">
        <w:t xml:space="preserve"> (top)</w:t>
      </w:r>
      <w:r w:rsidRPr="004B4747">
        <w:t xml:space="preserve"> and cob </w:t>
      </w:r>
      <w:r w:rsidR="004B6953">
        <w:t xml:space="preserve">(bottom) </w:t>
      </w:r>
      <w:r w:rsidRPr="004B4747">
        <w:t>fractions, respectively</w:t>
      </w:r>
      <w:bookmarkStart w:id="16" w:name="fig:orgc14f831"/>
      <w:bookmarkEnd w:id="16"/>
      <w:r w:rsidR="004B6953">
        <w:t>.</w:t>
      </w:r>
    </w:p>
    <w:p w14:paraId="041DA58D" w14:textId="6E0FCDC3" w:rsidR="00B76F5E" w:rsidRDefault="00BE64D4" w:rsidP="00A8147E">
      <w:r w:rsidRPr="00A8147E">
        <w:t xml:space="preserve">Once the adhesive had cured, particle pairs were randomly selected for testing. </w:t>
      </w:r>
      <w:r w:rsidR="00A8147E">
        <w:fldChar w:fldCharType="begin"/>
      </w:r>
      <w:r w:rsidR="00A8147E">
        <w:instrText xml:space="preserve"> REF _Ref189060112 \h </w:instrText>
      </w:r>
      <w:r w:rsidR="00A8147E">
        <w:fldChar w:fldCharType="separate"/>
      </w:r>
      <w:r w:rsidR="00752396">
        <w:t xml:space="preserve">Table </w:t>
      </w:r>
      <w:r w:rsidR="00752396">
        <w:rPr>
          <w:noProof/>
        </w:rPr>
        <w:t>2</w:t>
      </w:r>
      <w:r w:rsidR="00A8147E">
        <w:fldChar w:fldCharType="end"/>
      </w:r>
      <w:r w:rsidR="00A8147E">
        <w:t xml:space="preserve"> lists the combinations of milled corn particles of different tissue </w:t>
      </w:r>
      <w:r w:rsidR="002C5F1F">
        <w:t xml:space="preserve">types and </w:t>
      </w:r>
      <w:proofErr w:type="gramStart"/>
      <w:r w:rsidR="002C5F1F">
        <w:t>conducted</w:t>
      </w:r>
      <w:proofErr w:type="gramEnd"/>
      <w:r w:rsidR="002C5F1F">
        <w:t xml:space="preserve"> </w:t>
      </w:r>
      <w:proofErr w:type="gramStart"/>
      <w:r w:rsidR="002C5F1F">
        <w:t xml:space="preserve">a </w:t>
      </w:r>
      <w:r w:rsidRPr="00A8147E">
        <w:t>number of</w:t>
      </w:r>
      <w:proofErr w:type="gramEnd"/>
      <w:r w:rsidRPr="00A8147E">
        <w:t xml:space="preserve"> repetitions </w:t>
      </w:r>
      <w:r w:rsidR="00A8147E">
        <w:t>for statistical analysis</w:t>
      </w:r>
      <w:r w:rsidR="002C5F1F">
        <w:t xml:space="preserve"> with an appropriate level of confidence</w:t>
      </w:r>
      <w:r w:rsidR="00A8147E">
        <w:t xml:space="preserve">. </w:t>
      </w:r>
      <w:bookmarkStart w:id="17" w:name="tab:org2964072"/>
    </w:p>
    <w:p w14:paraId="64CA23E1" w14:textId="63BD6B58" w:rsidR="006773F5" w:rsidRDefault="006773F5" w:rsidP="00A8147E">
      <w:pPr>
        <w:pStyle w:val="Caption"/>
      </w:pPr>
      <w:bookmarkStart w:id="18" w:name="_Ref189060112"/>
      <w:r>
        <w:t xml:space="preserve">Table </w:t>
      </w:r>
      <w:fldSimple w:instr=" SEQ Table \* ARABIC ">
        <w:r w:rsidR="00752396">
          <w:rPr>
            <w:noProof/>
          </w:rPr>
          <w:t>2</w:t>
        </w:r>
      </w:fldSimple>
      <w:bookmarkEnd w:id="18"/>
      <w:r>
        <w:t xml:space="preserve"> </w:t>
      </w:r>
      <w:r w:rsidRPr="00AF2BB0">
        <w:t>Experimental plan for the required number of corn fraction test pairs and associated repetitions</w:t>
      </w:r>
    </w:p>
    <w:tbl>
      <w:tblPr>
        <w:tblStyle w:val="SimpleTableHY"/>
        <w:tblW w:w="0" w:type="auto"/>
        <w:tblInd w:w="3105" w:type="dxa"/>
        <w:tblBorders>
          <w:top w:val="single" w:sz="4" w:space="0" w:color="auto"/>
          <w:bottom w:val="single" w:sz="4" w:space="0" w:color="auto"/>
        </w:tblBorders>
        <w:tblLook w:val="0000" w:firstRow="0" w:lastRow="0" w:firstColumn="0" w:lastColumn="0" w:noHBand="0" w:noVBand="0"/>
      </w:tblPr>
      <w:tblGrid>
        <w:gridCol w:w="1005"/>
        <w:gridCol w:w="1349"/>
        <w:gridCol w:w="1393"/>
      </w:tblGrid>
      <w:tr w:rsidR="00B76F5E" w14:paraId="1E8739A3" w14:textId="77777777" w:rsidTr="00A8147E">
        <w:tc>
          <w:tcPr>
            <w:tcW w:w="0" w:type="auto"/>
            <w:tcBorders>
              <w:top w:val="single" w:sz="4" w:space="0" w:color="auto"/>
              <w:bottom w:val="nil"/>
            </w:tcBorders>
            <w:vAlign w:val="center"/>
          </w:tcPr>
          <w:p w14:paraId="0064C9D3" w14:textId="28DE936F" w:rsidR="00B76F5E" w:rsidRDefault="00BE64D4" w:rsidP="00A8147E">
            <w:pPr>
              <w:pStyle w:val="Compact"/>
              <w:jc w:val="center"/>
            </w:pPr>
            <w:r>
              <w:t>Base</w:t>
            </w:r>
            <w:r w:rsidR="000953FE">
              <w:br/>
              <w:t>Particle</w:t>
            </w:r>
          </w:p>
        </w:tc>
        <w:tc>
          <w:tcPr>
            <w:tcW w:w="0" w:type="auto"/>
            <w:tcBorders>
              <w:top w:val="single" w:sz="4" w:space="0" w:color="auto"/>
              <w:bottom w:val="nil"/>
            </w:tcBorders>
            <w:vAlign w:val="center"/>
          </w:tcPr>
          <w:p w14:paraId="359F4E96" w14:textId="187FB208" w:rsidR="00B76F5E" w:rsidRDefault="00BE64D4" w:rsidP="00A8147E">
            <w:pPr>
              <w:pStyle w:val="Compact"/>
              <w:jc w:val="center"/>
            </w:pPr>
            <w:r>
              <w:t>Interacting</w:t>
            </w:r>
            <w:r w:rsidR="000953FE">
              <w:br/>
              <w:t>Particle</w:t>
            </w:r>
          </w:p>
        </w:tc>
        <w:tc>
          <w:tcPr>
            <w:tcW w:w="0" w:type="auto"/>
            <w:tcBorders>
              <w:top w:val="single" w:sz="4" w:space="0" w:color="auto"/>
              <w:bottom w:val="nil"/>
            </w:tcBorders>
            <w:vAlign w:val="center"/>
          </w:tcPr>
          <w:p w14:paraId="3B96AD68" w14:textId="5E21B750" w:rsidR="00B76F5E" w:rsidRDefault="00A8147E" w:rsidP="00A8147E">
            <w:pPr>
              <w:pStyle w:val="Compact"/>
              <w:jc w:val="center"/>
            </w:pPr>
            <w:r>
              <w:t>Minimum</w:t>
            </w:r>
            <w:r>
              <w:br/>
            </w:r>
            <w:r w:rsidR="00BE64D4">
              <w:t>Repetitions</w:t>
            </w:r>
          </w:p>
        </w:tc>
      </w:tr>
      <w:tr w:rsidR="00B76F5E" w14:paraId="3E1910DB" w14:textId="77777777" w:rsidTr="00A8147E">
        <w:tc>
          <w:tcPr>
            <w:tcW w:w="0" w:type="auto"/>
            <w:tcBorders>
              <w:top w:val="single" w:sz="4" w:space="0" w:color="auto"/>
            </w:tcBorders>
            <w:vAlign w:val="center"/>
          </w:tcPr>
          <w:p w14:paraId="251CAEEB" w14:textId="77777777" w:rsidR="00B76F5E" w:rsidRDefault="00BE64D4" w:rsidP="00A8147E">
            <w:pPr>
              <w:pStyle w:val="Compact"/>
              <w:jc w:val="center"/>
            </w:pPr>
            <w:r>
              <w:t>Cob</w:t>
            </w:r>
          </w:p>
        </w:tc>
        <w:tc>
          <w:tcPr>
            <w:tcW w:w="0" w:type="auto"/>
            <w:tcBorders>
              <w:top w:val="single" w:sz="4" w:space="0" w:color="auto"/>
            </w:tcBorders>
            <w:vAlign w:val="center"/>
          </w:tcPr>
          <w:p w14:paraId="586F30E1" w14:textId="77777777" w:rsidR="00B76F5E" w:rsidRDefault="00BE64D4" w:rsidP="00A8147E">
            <w:pPr>
              <w:pStyle w:val="Compact"/>
              <w:jc w:val="center"/>
            </w:pPr>
            <w:r>
              <w:t>Cob</w:t>
            </w:r>
          </w:p>
        </w:tc>
        <w:tc>
          <w:tcPr>
            <w:tcW w:w="0" w:type="auto"/>
            <w:tcBorders>
              <w:top w:val="single" w:sz="4" w:space="0" w:color="auto"/>
            </w:tcBorders>
            <w:vAlign w:val="center"/>
          </w:tcPr>
          <w:p w14:paraId="3CB31AD4" w14:textId="0850FE92" w:rsidR="00B76F5E" w:rsidRDefault="00BE64D4" w:rsidP="00A8147E">
            <w:pPr>
              <w:pStyle w:val="Compact"/>
              <w:jc w:val="center"/>
            </w:pPr>
            <w:r>
              <w:t>1</w:t>
            </w:r>
            <w:r w:rsidR="00A8147E">
              <w:t>5</w:t>
            </w:r>
          </w:p>
        </w:tc>
      </w:tr>
      <w:tr w:rsidR="00B76F5E" w14:paraId="79732E7D" w14:textId="77777777" w:rsidTr="00A8147E">
        <w:tc>
          <w:tcPr>
            <w:tcW w:w="0" w:type="auto"/>
            <w:vAlign w:val="center"/>
          </w:tcPr>
          <w:p w14:paraId="62A8733B" w14:textId="77777777" w:rsidR="00B76F5E" w:rsidRDefault="00BE64D4" w:rsidP="00A8147E">
            <w:pPr>
              <w:pStyle w:val="Compact"/>
              <w:jc w:val="center"/>
            </w:pPr>
            <w:r>
              <w:t>Cob</w:t>
            </w:r>
          </w:p>
        </w:tc>
        <w:tc>
          <w:tcPr>
            <w:tcW w:w="0" w:type="auto"/>
            <w:vAlign w:val="center"/>
          </w:tcPr>
          <w:p w14:paraId="735977D2" w14:textId="77777777" w:rsidR="00B76F5E" w:rsidRDefault="00BE64D4" w:rsidP="00A8147E">
            <w:pPr>
              <w:pStyle w:val="Compact"/>
              <w:jc w:val="center"/>
            </w:pPr>
            <w:r>
              <w:t>Husk</w:t>
            </w:r>
          </w:p>
        </w:tc>
        <w:tc>
          <w:tcPr>
            <w:tcW w:w="0" w:type="auto"/>
            <w:vAlign w:val="center"/>
          </w:tcPr>
          <w:p w14:paraId="4A56A7E1" w14:textId="6B75A644" w:rsidR="00B76F5E" w:rsidRDefault="00BE64D4" w:rsidP="00A8147E">
            <w:pPr>
              <w:pStyle w:val="Compact"/>
              <w:jc w:val="center"/>
            </w:pPr>
            <w:r>
              <w:t>1</w:t>
            </w:r>
            <w:r w:rsidR="00A8147E">
              <w:t>5</w:t>
            </w:r>
          </w:p>
        </w:tc>
      </w:tr>
      <w:tr w:rsidR="00B76F5E" w14:paraId="5FB6F9EF" w14:textId="77777777" w:rsidTr="00A8147E">
        <w:tc>
          <w:tcPr>
            <w:tcW w:w="0" w:type="auto"/>
            <w:vAlign w:val="center"/>
          </w:tcPr>
          <w:p w14:paraId="52CB63C0" w14:textId="77777777" w:rsidR="00B76F5E" w:rsidRDefault="00BE64D4" w:rsidP="00A8147E">
            <w:pPr>
              <w:pStyle w:val="Compact"/>
              <w:jc w:val="center"/>
            </w:pPr>
            <w:r>
              <w:t>Cob</w:t>
            </w:r>
          </w:p>
        </w:tc>
        <w:tc>
          <w:tcPr>
            <w:tcW w:w="0" w:type="auto"/>
            <w:vAlign w:val="center"/>
          </w:tcPr>
          <w:p w14:paraId="5FBE9DC8" w14:textId="77777777" w:rsidR="00B76F5E" w:rsidRDefault="00BE64D4" w:rsidP="00A8147E">
            <w:pPr>
              <w:pStyle w:val="Compact"/>
              <w:jc w:val="center"/>
            </w:pPr>
            <w:r>
              <w:t>Leaf</w:t>
            </w:r>
          </w:p>
        </w:tc>
        <w:tc>
          <w:tcPr>
            <w:tcW w:w="0" w:type="auto"/>
            <w:vAlign w:val="center"/>
          </w:tcPr>
          <w:p w14:paraId="2EB7E41D" w14:textId="7396167B" w:rsidR="00B76F5E" w:rsidRDefault="00BE64D4" w:rsidP="00A8147E">
            <w:pPr>
              <w:pStyle w:val="Compact"/>
              <w:jc w:val="center"/>
            </w:pPr>
            <w:r>
              <w:t>1</w:t>
            </w:r>
            <w:r w:rsidR="00A8147E">
              <w:t>5</w:t>
            </w:r>
          </w:p>
        </w:tc>
      </w:tr>
      <w:tr w:rsidR="00B76F5E" w14:paraId="18057BD3" w14:textId="77777777" w:rsidTr="00A8147E">
        <w:tc>
          <w:tcPr>
            <w:tcW w:w="0" w:type="auto"/>
            <w:vAlign w:val="center"/>
          </w:tcPr>
          <w:p w14:paraId="099F3805" w14:textId="77777777" w:rsidR="00B76F5E" w:rsidRDefault="00BE64D4" w:rsidP="00A8147E">
            <w:pPr>
              <w:pStyle w:val="Compact"/>
              <w:jc w:val="center"/>
            </w:pPr>
            <w:r>
              <w:t>Cob</w:t>
            </w:r>
          </w:p>
        </w:tc>
        <w:tc>
          <w:tcPr>
            <w:tcW w:w="0" w:type="auto"/>
            <w:vAlign w:val="center"/>
          </w:tcPr>
          <w:p w14:paraId="3C34C466" w14:textId="77777777" w:rsidR="00B76F5E" w:rsidRDefault="00BE64D4" w:rsidP="00A8147E">
            <w:pPr>
              <w:pStyle w:val="Compact"/>
              <w:jc w:val="center"/>
            </w:pPr>
            <w:r>
              <w:t>Stalk</w:t>
            </w:r>
          </w:p>
        </w:tc>
        <w:tc>
          <w:tcPr>
            <w:tcW w:w="0" w:type="auto"/>
            <w:vAlign w:val="center"/>
          </w:tcPr>
          <w:p w14:paraId="4F5F59D1" w14:textId="69190F43" w:rsidR="00B76F5E" w:rsidRDefault="00BE64D4" w:rsidP="00A8147E">
            <w:pPr>
              <w:pStyle w:val="Compact"/>
              <w:jc w:val="center"/>
            </w:pPr>
            <w:r>
              <w:t>1</w:t>
            </w:r>
            <w:r w:rsidR="00A8147E">
              <w:t>5</w:t>
            </w:r>
          </w:p>
        </w:tc>
      </w:tr>
      <w:tr w:rsidR="00B76F5E" w14:paraId="18A9C45D" w14:textId="77777777" w:rsidTr="00A8147E">
        <w:tc>
          <w:tcPr>
            <w:tcW w:w="0" w:type="auto"/>
            <w:vAlign w:val="center"/>
          </w:tcPr>
          <w:p w14:paraId="256BF96A" w14:textId="77777777" w:rsidR="00B76F5E" w:rsidRDefault="00BE64D4" w:rsidP="00A8147E">
            <w:pPr>
              <w:pStyle w:val="Compact"/>
              <w:jc w:val="center"/>
            </w:pPr>
            <w:r>
              <w:t>Husk</w:t>
            </w:r>
          </w:p>
        </w:tc>
        <w:tc>
          <w:tcPr>
            <w:tcW w:w="0" w:type="auto"/>
            <w:vAlign w:val="center"/>
          </w:tcPr>
          <w:p w14:paraId="3A4C0DFB" w14:textId="77777777" w:rsidR="00B76F5E" w:rsidRDefault="00BE64D4" w:rsidP="00A8147E">
            <w:pPr>
              <w:pStyle w:val="Compact"/>
              <w:jc w:val="center"/>
            </w:pPr>
            <w:r>
              <w:t>Husk</w:t>
            </w:r>
          </w:p>
        </w:tc>
        <w:tc>
          <w:tcPr>
            <w:tcW w:w="0" w:type="auto"/>
            <w:vAlign w:val="center"/>
          </w:tcPr>
          <w:p w14:paraId="12C1320C" w14:textId="66A54C16" w:rsidR="00B76F5E" w:rsidRDefault="00BE64D4" w:rsidP="00A8147E">
            <w:pPr>
              <w:pStyle w:val="Compact"/>
              <w:jc w:val="center"/>
            </w:pPr>
            <w:r>
              <w:t>1</w:t>
            </w:r>
            <w:r w:rsidR="00A8147E">
              <w:t>5</w:t>
            </w:r>
          </w:p>
        </w:tc>
      </w:tr>
      <w:tr w:rsidR="00B76F5E" w14:paraId="6656E108" w14:textId="77777777" w:rsidTr="00A8147E">
        <w:tc>
          <w:tcPr>
            <w:tcW w:w="0" w:type="auto"/>
            <w:vAlign w:val="center"/>
          </w:tcPr>
          <w:p w14:paraId="43DEDAA2" w14:textId="77777777" w:rsidR="00B76F5E" w:rsidRDefault="00BE64D4" w:rsidP="00A8147E">
            <w:pPr>
              <w:pStyle w:val="Compact"/>
              <w:jc w:val="center"/>
            </w:pPr>
            <w:r>
              <w:t>Husk</w:t>
            </w:r>
          </w:p>
        </w:tc>
        <w:tc>
          <w:tcPr>
            <w:tcW w:w="0" w:type="auto"/>
            <w:vAlign w:val="center"/>
          </w:tcPr>
          <w:p w14:paraId="57765131" w14:textId="77777777" w:rsidR="00B76F5E" w:rsidRDefault="00BE64D4" w:rsidP="00A8147E">
            <w:pPr>
              <w:pStyle w:val="Compact"/>
              <w:jc w:val="center"/>
            </w:pPr>
            <w:r>
              <w:t>Leaf</w:t>
            </w:r>
          </w:p>
        </w:tc>
        <w:tc>
          <w:tcPr>
            <w:tcW w:w="0" w:type="auto"/>
            <w:vAlign w:val="center"/>
          </w:tcPr>
          <w:p w14:paraId="7115A48E" w14:textId="2D70A74A" w:rsidR="00B76F5E" w:rsidRDefault="00BE64D4" w:rsidP="00A8147E">
            <w:pPr>
              <w:pStyle w:val="Compact"/>
              <w:jc w:val="center"/>
            </w:pPr>
            <w:r>
              <w:t>1</w:t>
            </w:r>
            <w:r w:rsidR="00A8147E">
              <w:t>5</w:t>
            </w:r>
          </w:p>
        </w:tc>
      </w:tr>
      <w:tr w:rsidR="00B76F5E" w14:paraId="413338A5" w14:textId="77777777" w:rsidTr="00A8147E">
        <w:tc>
          <w:tcPr>
            <w:tcW w:w="0" w:type="auto"/>
            <w:vAlign w:val="center"/>
          </w:tcPr>
          <w:p w14:paraId="2E03DD14" w14:textId="77777777" w:rsidR="00B76F5E" w:rsidRDefault="00BE64D4" w:rsidP="00A8147E">
            <w:pPr>
              <w:pStyle w:val="Compact"/>
              <w:jc w:val="center"/>
            </w:pPr>
            <w:r>
              <w:t>Husk</w:t>
            </w:r>
          </w:p>
        </w:tc>
        <w:tc>
          <w:tcPr>
            <w:tcW w:w="0" w:type="auto"/>
            <w:vAlign w:val="center"/>
          </w:tcPr>
          <w:p w14:paraId="654514B1" w14:textId="77777777" w:rsidR="00B76F5E" w:rsidRDefault="00BE64D4" w:rsidP="00A8147E">
            <w:pPr>
              <w:pStyle w:val="Compact"/>
              <w:jc w:val="center"/>
            </w:pPr>
            <w:r>
              <w:t>Stalk</w:t>
            </w:r>
          </w:p>
        </w:tc>
        <w:tc>
          <w:tcPr>
            <w:tcW w:w="0" w:type="auto"/>
            <w:vAlign w:val="center"/>
          </w:tcPr>
          <w:p w14:paraId="2637AEA2" w14:textId="72895641" w:rsidR="00B76F5E" w:rsidRDefault="00BE64D4" w:rsidP="00A8147E">
            <w:pPr>
              <w:pStyle w:val="Compact"/>
              <w:jc w:val="center"/>
            </w:pPr>
            <w:r>
              <w:t>1</w:t>
            </w:r>
            <w:r w:rsidR="00A8147E">
              <w:t>5</w:t>
            </w:r>
          </w:p>
        </w:tc>
      </w:tr>
      <w:tr w:rsidR="00B76F5E" w14:paraId="67CDF13B" w14:textId="77777777" w:rsidTr="00A8147E">
        <w:tc>
          <w:tcPr>
            <w:tcW w:w="0" w:type="auto"/>
            <w:vAlign w:val="center"/>
          </w:tcPr>
          <w:p w14:paraId="6510E9D5" w14:textId="77777777" w:rsidR="00B76F5E" w:rsidRDefault="00BE64D4" w:rsidP="00A8147E">
            <w:pPr>
              <w:pStyle w:val="Compact"/>
              <w:jc w:val="center"/>
            </w:pPr>
            <w:r>
              <w:lastRenderedPageBreak/>
              <w:t>Leaf</w:t>
            </w:r>
          </w:p>
        </w:tc>
        <w:tc>
          <w:tcPr>
            <w:tcW w:w="0" w:type="auto"/>
            <w:vAlign w:val="center"/>
          </w:tcPr>
          <w:p w14:paraId="54E76CB1" w14:textId="77777777" w:rsidR="00B76F5E" w:rsidRDefault="00BE64D4" w:rsidP="00A8147E">
            <w:pPr>
              <w:pStyle w:val="Compact"/>
              <w:jc w:val="center"/>
            </w:pPr>
            <w:r>
              <w:t>Leaf</w:t>
            </w:r>
          </w:p>
        </w:tc>
        <w:tc>
          <w:tcPr>
            <w:tcW w:w="0" w:type="auto"/>
            <w:vAlign w:val="center"/>
          </w:tcPr>
          <w:p w14:paraId="4D4193BF" w14:textId="4EB293F7" w:rsidR="00B76F5E" w:rsidRDefault="00BE64D4" w:rsidP="00A8147E">
            <w:pPr>
              <w:pStyle w:val="Compact"/>
              <w:jc w:val="center"/>
            </w:pPr>
            <w:r>
              <w:t>1</w:t>
            </w:r>
            <w:r w:rsidR="00A8147E">
              <w:t>5</w:t>
            </w:r>
          </w:p>
        </w:tc>
      </w:tr>
      <w:tr w:rsidR="00B76F5E" w14:paraId="297EACD0" w14:textId="77777777" w:rsidTr="00A8147E">
        <w:tc>
          <w:tcPr>
            <w:tcW w:w="0" w:type="auto"/>
            <w:vAlign w:val="center"/>
          </w:tcPr>
          <w:p w14:paraId="62AC6562" w14:textId="77777777" w:rsidR="00B76F5E" w:rsidRDefault="00BE64D4" w:rsidP="00A8147E">
            <w:pPr>
              <w:pStyle w:val="Compact"/>
              <w:jc w:val="center"/>
            </w:pPr>
            <w:r>
              <w:t>Leaf</w:t>
            </w:r>
          </w:p>
        </w:tc>
        <w:tc>
          <w:tcPr>
            <w:tcW w:w="0" w:type="auto"/>
            <w:vAlign w:val="center"/>
          </w:tcPr>
          <w:p w14:paraId="0ABA5199" w14:textId="77777777" w:rsidR="00B76F5E" w:rsidRDefault="00BE64D4" w:rsidP="00A8147E">
            <w:pPr>
              <w:pStyle w:val="Compact"/>
              <w:jc w:val="center"/>
            </w:pPr>
            <w:r>
              <w:t>Stalk</w:t>
            </w:r>
          </w:p>
        </w:tc>
        <w:tc>
          <w:tcPr>
            <w:tcW w:w="0" w:type="auto"/>
            <w:vAlign w:val="center"/>
          </w:tcPr>
          <w:p w14:paraId="28D90AC3" w14:textId="3231B68C" w:rsidR="00B76F5E" w:rsidRDefault="00BE64D4" w:rsidP="00A8147E">
            <w:pPr>
              <w:pStyle w:val="Compact"/>
              <w:jc w:val="center"/>
            </w:pPr>
            <w:r>
              <w:t>1</w:t>
            </w:r>
            <w:r w:rsidR="00A8147E">
              <w:t>5</w:t>
            </w:r>
          </w:p>
        </w:tc>
      </w:tr>
      <w:tr w:rsidR="00B76F5E" w14:paraId="003F7D16" w14:textId="77777777" w:rsidTr="00A8147E">
        <w:tc>
          <w:tcPr>
            <w:tcW w:w="0" w:type="auto"/>
            <w:vAlign w:val="center"/>
          </w:tcPr>
          <w:p w14:paraId="7BB87675" w14:textId="77777777" w:rsidR="00B76F5E" w:rsidRDefault="00BE64D4" w:rsidP="00A8147E">
            <w:pPr>
              <w:pStyle w:val="Compact"/>
              <w:jc w:val="center"/>
            </w:pPr>
            <w:r>
              <w:t>Stalk</w:t>
            </w:r>
          </w:p>
        </w:tc>
        <w:tc>
          <w:tcPr>
            <w:tcW w:w="0" w:type="auto"/>
            <w:vAlign w:val="center"/>
          </w:tcPr>
          <w:p w14:paraId="6EA570F8" w14:textId="77777777" w:rsidR="00B76F5E" w:rsidRDefault="00BE64D4" w:rsidP="00A8147E">
            <w:pPr>
              <w:pStyle w:val="Compact"/>
              <w:jc w:val="center"/>
            </w:pPr>
            <w:r>
              <w:t>Stalk</w:t>
            </w:r>
          </w:p>
        </w:tc>
        <w:tc>
          <w:tcPr>
            <w:tcW w:w="0" w:type="auto"/>
            <w:vAlign w:val="center"/>
          </w:tcPr>
          <w:p w14:paraId="5BEBCDB5" w14:textId="5FC8CBCC" w:rsidR="00B76F5E" w:rsidRDefault="00BE64D4" w:rsidP="00A8147E">
            <w:pPr>
              <w:pStyle w:val="Compact"/>
              <w:jc w:val="center"/>
            </w:pPr>
            <w:r>
              <w:t>1</w:t>
            </w:r>
            <w:r w:rsidR="00A8147E">
              <w:t>5</w:t>
            </w:r>
          </w:p>
        </w:tc>
      </w:tr>
    </w:tbl>
    <w:bookmarkEnd w:id="17"/>
    <w:p w14:paraId="1EAE70CA" w14:textId="6B750AF8" w:rsidR="00B76F5E" w:rsidRDefault="001123DB" w:rsidP="001123DB">
      <w:r>
        <w:t xml:space="preserve">An inter-particle mechanics test started </w:t>
      </w:r>
      <w:r w:rsidR="002C5F1F">
        <w:t>with establishing contact between particle samples indicated by a positive normal force reading typically ranging between 3 N and 2 N.  Then, lateral sliding was initiated at a speed of 0.5 mm/min. The normal and lateral forces were tracked and recorded simultaneously until the contact between two particles was lost, which resulted in a</w:t>
      </w:r>
      <w:r>
        <w:t xml:space="preserve"> sudden change in force measurement. </w:t>
      </w:r>
      <w:r w:rsidR="00CD367F">
        <w:t>The middle two quartiles were selected and extracted as steady-state data for further analysis and determination of friction coefficient and adhesion force.</w:t>
      </w:r>
      <w:r w:rsidR="002C5F1F">
        <w:t xml:space="preserve"> </w:t>
      </w:r>
    </w:p>
    <w:p w14:paraId="76CCBE11" w14:textId="52943D6E" w:rsidR="00A575CC" w:rsidRDefault="00A575CC" w:rsidP="001123DB">
      <w:r>
        <w:t xml:space="preserve">To determine the cohesive frictional contact, a modified </w:t>
      </w:r>
      <w:proofErr w:type="spellStart"/>
      <w:r>
        <w:t>Amonton’s</w:t>
      </w:r>
      <w:proofErr w:type="spellEnd"/>
      <w:r>
        <w:t xml:space="preserve"> equation by </w:t>
      </w:r>
      <w:proofErr w:type="spellStart"/>
      <w:r>
        <w:t>Derjaguin</w:t>
      </w:r>
      <w:proofErr w:type="spellEnd"/>
      <w:r>
        <w:t xml:space="preserve"> </w:t>
      </w:r>
      <w:r>
        <w:fldChar w:fldCharType="begin"/>
      </w:r>
      <w:r w:rsidR="007837D5">
        <w:instrText xml:space="preserve"> ADDIN ZOTERO_ITEM CSL_CITATION {"citationID":"4iuthrUQ","properties":{"formattedCitation":"(Derjaguin 1934; Gao et al. 2004; Derjaguin, Muller, and Toporov 1975)","plainCitation":"(Derjaguin 1934; Gao et al. 2004; Derjaguin, Muller, and Toporov 1975)","noteIndex":0},"citationItems":[{"id":13784,"uris":["http://zotero.org/users/1475168/items/SBXY3S2N"],"itemData":{"id":13784,"type":"article-journal","container-title":"Zeitschrift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V."}],"issued":{"date-parts":[["1934"]]},"citation-key":"derjaguin1934molekulartheorie"}},{"id":13730,"uris":["http://zotero.org/users/1475168/items/G6MFL9W3"],"itemData":{"id":13730,"type":"article-journal","abstract":"We review the historical and modern understanding of the most basic equation of friction, Amontons' law, which describes phenomena that were already understood and studied by Leonardo da Vinci 500 years ago. This law states that for any two materials the (lateral) friction force is directly proportional to the (normal) applied load, with a constant of proportionality, the friction coefficient, that is constant and independent of the contact area, the surface roughness, and the sliding velocity. No theory has yet satisfactorily explained this surprisingly general law; all attempts have been model or system dependent. We review the experimental evidence and find, for example, that the same friction coefficient is often measured for the same system of materials with junctions whose areas differ by more than 6 orders of magnitude. The trends obtained through molecular dynamics (MD) simulations agree with recent and past experiments and with Amontons' law, and they suggest that the local energy-dissipating mechanisms are not merely “mechanical”, as assumed in most models, but “thermodynamic” in nature, like miniature irreversible compression−decompression cycles of the trapped molecules between the surface asperities as they pass over each other. The MD analysis reveals that, for such dynamic, nonequilibrium, energy-dissipating processes, a proper statistical description can be formulated through the use of the Weibull distribution of the local friction forces, which may be regarded to serve in this context a similar purpose as the Boltzmann distribution for classical systems at equilibrium. Another important conclusion is that the concept of the “real” area of contact is a nonfundamental quantity, whether at the nano-, micro-, or macroscale. However, it may serve as a convenient scaling parameter for describing the really fundamental parameters, which are the number density of atoms, molecules, or bonds involved in an adhesive or frictional interaction.","container-title":"The Journal of Physical Chemistry B","DOI":"10.1021/jp036362l","ISSN":"1520-6106","issue":"11","journalAbbreviation":"J. Phys. Chem. B","note":"publisher: American Chemical Society","page":"3410-3425","source":"ACS Publications","title":"Frictional Forces and Amontons' Law:  From the Molecular to the Macroscopic Scale","title-short":"Frictional Forces and Amontons' Law","volume":"108","author":[{"family":"Gao","given":"Jianping"},{"family":"Luedtke","given":"W. D."},{"family":"Gourdon","given":"D."},{"family":"Ruths","given":"M."},{"family":"Israelachvili","given":"J. N."},{"family":"Landman","given":"Uzi"}],"issued":{"date-parts":[["2004",3,1]]},"citation-key":"gao_frictional_2004"}},{"id":12000,"uris":["http://zotero.org/groups/276717/items/4Q9GWIN6"],"itemData":{"id":12000,"type":"article-journal","abstract":"A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P"}],"issued":{"date-parts":[["1975",11]]},"citation-key":"derjaguin_effect_1975"}}],"schema":"https://github.com/citation-style-language/schema/raw/master/csl-citation.json"} </w:instrText>
      </w:r>
      <w:r>
        <w:fldChar w:fldCharType="separate"/>
      </w:r>
      <w:r w:rsidR="007837D5" w:rsidRPr="007837D5">
        <w:rPr>
          <w:rFonts w:ascii="Cambria" w:hAnsi="Cambria"/>
        </w:rPr>
        <w:t>(Derjaguin 1934; Gao et al. 2004; Derjaguin, Muller, and Toporov 1975)</w:t>
      </w:r>
      <w:r>
        <w:fldChar w:fldCharType="end"/>
      </w:r>
    </w:p>
    <w:p w14:paraId="0069B662" w14:textId="3371E719" w:rsidR="00A575CC" w:rsidRPr="00A575CC" w:rsidRDefault="00000000" w:rsidP="001123DB">
      <m:oMathPara>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F</m:t>
              </m:r>
              <m:ctrlPr>
                <w:rPr>
                  <w:rFonts w:ascii="Cambria Math" w:hAnsi="Cambria Math"/>
                </w:rPr>
              </m:ctrlPr>
            </m:e>
            <m:sub>
              <m:r>
                <m:rPr>
                  <m:nor/>
                </m:rPr>
                <w:rPr>
                  <w:rFonts w:ascii="Cambria Math" w:hAnsi="Cambria Math"/>
                </w:rPr>
                <m:t>normal</m:t>
              </m:r>
            </m:sub>
          </m:sSub>
        </m:oMath>
      </m:oMathPara>
    </w:p>
    <w:p w14:paraId="784CADA1" w14:textId="7CA24C32" w:rsidR="00B76F5E" w:rsidRDefault="00A575CC" w:rsidP="00A575CC">
      <w:r>
        <w:t xml:space="preserve">Where </w:t>
      </w:r>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oMath>
      <w:r>
        <w:t xml:space="preserve"> is tractional force in the lateral direction,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the adhesion force, </w:t>
      </w:r>
      <m:oMath>
        <m:r>
          <w:rPr>
            <w:rFonts w:ascii="Cambria Math" w:hAnsi="Cambria Math"/>
          </w:rPr>
          <m:t>μ</m:t>
        </m:r>
      </m:oMath>
      <w:r>
        <w:t xml:space="preserve"> is the coefficient of friction, and </w:t>
      </w:r>
      <m:oMath>
        <m:sSub>
          <m:sSubPr>
            <m:ctrlPr>
              <w:rPr>
                <w:rFonts w:ascii="Cambria Math" w:hAnsi="Cambria Math"/>
                <w:i/>
              </w:rPr>
            </m:ctrlPr>
          </m:sSubPr>
          <m:e>
            <m:r>
              <w:rPr>
                <w:rFonts w:ascii="Cambria Math" w:hAnsi="Cambria Math"/>
              </w:rPr>
              <m:t>F</m:t>
            </m:r>
          </m:e>
          <m:sub>
            <m:r>
              <m:rPr>
                <m:nor/>
              </m:rPr>
              <w:rPr>
                <w:rFonts w:ascii="Cambria Math" w:hAnsi="Cambria Math"/>
              </w:rPr>
              <m:t>normal</m:t>
            </m:r>
          </m:sub>
        </m:sSub>
      </m:oMath>
      <w:r>
        <w:t xml:space="preserve"> is the normal force representing the contact force. From this linear relationship, </w:t>
      </w:r>
      <w:r w:rsidR="00BE64D4">
        <w:t>the coefficient of friction (</w:t>
      </w:r>
      <w:r w:rsidR="00BE64D4" w:rsidRPr="00A575CC">
        <w:rPr>
          <w:i/>
          <w:iCs/>
        </w:rPr>
        <w:t>μ</w:t>
      </w:r>
      <w:r w:rsidR="00BE64D4">
        <w:t xml:space="preserve">) </w:t>
      </w:r>
      <w:r>
        <w:t xml:space="preserve">was determined from </w:t>
      </w:r>
      <w:r w:rsidR="003A2EB0">
        <w:t xml:space="preserve">the slope of the </w:t>
      </w:r>
      <w:r>
        <w:t>best-fit line, and the adhesion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was determined from the y-axis, i.e., the traction force axis, the </w:t>
      </w:r>
      <w:r w:rsidR="003A2EB0">
        <w:t xml:space="preserve">intercept of </w:t>
      </w:r>
      <w:r>
        <w:t>the</w:t>
      </w:r>
      <w:r w:rsidR="003A2EB0">
        <w:t xml:space="preserve"> be</w:t>
      </w:r>
      <w:r>
        <w:t>s</w:t>
      </w:r>
      <w:r w:rsidR="003A2EB0">
        <w:t>t-fit line. Therefore, linear regression analys</w:t>
      </w:r>
      <w:r>
        <w:t>e</w:t>
      </w:r>
      <w:r w:rsidR="003A2EB0">
        <w:t>s w</w:t>
      </w:r>
      <w:r>
        <w:t>ere</w:t>
      </w:r>
      <w:r w:rsidR="003A2EB0">
        <w:t xml:space="preserve"> conducted to determine the coefficient</w:t>
      </w:r>
      <w:r>
        <w:t xml:space="preserve"> of friction (</w:t>
      </w:r>
      <w:r w:rsidRPr="00A575CC">
        <w:rPr>
          <w:i/>
          <w:iCs/>
        </w:rPr>
        <w:t>μ</w:t>
      </w:r>
      <w:r>
        <w:t xml:space="preserve">) </w:t>
      </w:r>
      <w:r w:rsidR="003A2EB0">
        <w:t>and adhesion force</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rsidR="003A2EB0">
        <w:t xml:space="preserve"> from experimental data. </w:t>
      </w:r>
    </w:p>
    <w:p w14:paraId="30ADF5A5" w14:textId="77777777" w:rsidR="00B76F5E" w:rsidRDefault="00BE64D4" w:rsidP="00A8147E">
      <w:pPr>
        <w:pStyle w:val="Heading1"/>
      </w:pPr>
      <w:bookmarkStart w:id="19" w:name="sec:org9a09986"/>
      <w:bookmarkEnd w:id="2"/>
      <w:bookmarkEnd w:id="12"/>
      <w:r>
        <w:t>Results and Discussion</w:t>
      </w:r>
    </w:p>
    <w:p w14:paraId="1CB59409" w14:textId="77777777" w:rsidR="00B76F5E" w:rsidRDefault="00BE64D4" w:rsidP="00A8147E">
      <w:pPr>
        <w:pStyle w:val="Heading2"/>
      </w:pPr>
      <w:bookmarkStart w:id="20" w:name="sec:org5302b73"/>
      <w:r>
        <w:t>Validation of the IPM</w:t>
      </w:r>
    </w:p>
    <w:p w14:paraId="09B5E301" w14:textId="4703CBC1" w:rsidR="00B76F5E" w:rsidRDefault="00AA45F0" w:rsidP="00610569">
      <w:r>
        <w:t>To validate the developed Inter-Particle Mechanics tester, a polypropylene sheet was used as a reference material. A</w:t>
      </w:r>
      <w:r w:rsidR="00A575CC">
        <w:t xml:space="preserve"> polypropylene sheet </w:t>
      </w:r>
      <w:r w:rsidR="00610569">
        <w:t xml:space="preserve">with </w:t>
      </w:r>
      <w:proofErr w:type="gramStart"/>
      <w:r w:rsidR="00610569">
        <w:t>1/16 inch</w:t>
      </w:r>
      <w:proofErr w:type="gramEnd"/>
      <w:r w:rsidR="00610569">
        <w:t xml:space="preserve"> thickness </w:t>
      </w:r>
      <w:r w:rsidR="00A575CC">
        <w:t>was obtained</w:t>
      </w:r>
      <w:r w:rsidR="00610569">
        <w:t xml:space="preserve"> from McMaster-Carr, which lists the friction coefficient to range from 0.25 to 0.28 based on the specification of the manufacturer. 20 samples were prepared and subjected to the IPM test. The obtained 20 </w:t>
      </w:r>
      <w:r w:rsidR="00A575CC">
        <w:t>test results of frictional interaction between two polypropylene sheet samples are shown in</w:t>
      </w:r>
      <w:r w:rsidR="00610569">
        <w:t xml:space="preserve"> </w:t>
      </w:r>
      <w:r w:rsidR="00610569">
        <w:fldChar w:fldCharType="begin"/>
      </w:r>
      <w:r w:rsidR="00610569">
        <w:instrText xml:space="preserve"> REF _Ref190698359 \h </w:instrText>
      </w:r>
      <w:r w:rsidR="00610569">
        <w:fldChar w:fldCharType="separate"/>
      </w:r>
      <w:r w:rsidR="00752396">
        <w:t xml:space="preserve">Figure </w:t>
      </w:r>
      <w:r w:rsidR="00752396">
        <w:rPr>
          <w:noProof/>
        </w:rPr>
        <w:t>5</w:t>
      </w:r>
      <w:r w:rsidR="00610569">
        <w:fldChar w:fldCharType="end"/>
      </w:r>
      <w:r w:rsidR="00610569">
        <w:t>, which clearly shows a linear relationship between normal force and traction force with detectable traction force.</w:t>
      </w:r>
    </w:p>
    <w:p w14:paraId="0368D347" w14:textId="77777777" w:rsidR="00752396" w:rsidRDefault="0082266C" w:rsidP="0082266C">
      <w:r>
        <w:t xml:space="preserve">Using Derjaguin’s adhesive contact model, the </w:t>
      </w:r>
      <w:proofErr w:type="gramStart"/>
      <w:r>
        <w:t>coefficient</w:t>
      </w:r>
      <w:proofErr w:type="gramEnd"/>
      <w:r>
        <w:t xml:space="preserve"> of friction and adhesion force were determined from the slope and intercept of the obtained linear relationship through the linear regression analysis. The summary of the determined friction coefficient (</w:t>
      </w:r>
      <m:oMath>
        <m:r>
          <m:rPr>
            <m:sty m:val="p"/>
          </m:rPr>
          <w:rPr>
            <w:rFonts w:ascii="Cambria Math" w:hAnsi="Cambria Math"/>
          </w:rPr>
          <m:t>μ</m:t>
        </m:r>
      </m:oMath>
      <w:r>
        <w:t>) and adhesion force (</w:t>
      </w:r>
      <m:oMath>
        <m:r>
          <w:rPr>
            <w:rFonts w:ascii="Cambria Math" w:hAnsi="Cambria Math"/>
          </w:rPr>
          <m:t>c</m:t>
        </m:r>
      </m:oMath>
      <w:r>
        <w:t xml:space="preserve">) are listed in </w:t>
      </w:r>
      <w:r>
        <w:fldChar w:fldCharType="begin"/>
      </w:r>
      <w:r>
        <w:instrText xml:space="preserve"> REF _Ref182990638 \h </w:instrText>
      </w:r>
      <w:r>
        <w:fldChar w:fldCharType="separate"/>
      </w:r>
      <w:r w:rsidR="00752396">
        <w:t xml:space="preserve">Table </w:t>
      </w:r>
      <w:r w:rsidR="00752396">
        <w:rPr>
          <w:noProof/>
        </w:rPr>
        <w:t>3</w:t>
      </w:r>
      <w:r>
        <w:fldChar w:fldCharType="end"/>
      </w:r>
      <w:r>
        <w:t xml:space="preserve"> and shown in </w:t>
      </w:r>
      <w:r>
        <w:fldChar w:fldCharType="begin"/>
      </w:r>
      <w:r>
        <w:instrText xml:space="preserve"> REF _Ref182989335 \h </w:instrText>
      </w:r>
      <w:r>
        <w:fldChar w:fldCharType="separate"/>
      </w:r>
    </w:p>
    <w:p w14:paraId="677E0A2E" w14:textId="77777777" w:rsidR="00752396" w:rsidRDefault="00752396" w:rsidP="0082266C"/>
    <w:p w14:paraId="69597A2C" w14:textId="77777777" w:rsidR="00752396" w:rsidRDefault="00752396" w:rsidP="0082266C"/>
    <w:p w14:paraId="28B0E6AB" w14:textId="77777777" w:rsidR="00752396" w:rsidRDefault="00752396" w:rsidP="0082266C"/>
    <w:p w14:paraId="1546ED5B" w14:textId="50846BB3" w:rsidR="00AA45F0" w:rsidRDefault="00752396" w:rsidP="00610569">
      <w:r>
        <w:lastRenderedPageBreak/>
        <w:t xml:space="preserve">Figure </w:t>
      </w:r>
      <w:r>
        <w:rPr>
          <w:noProof/>
        </w:rPr>
        <w:t>6</w:t>
      </w:r>
      <w:r w:rsidR="0082266C">
        <w:fldChar w:fldCharType="end"/>
      </w:r>
      <w:r w:rsidR="0082266C">
        <w:t xml:space="preserve">. The specification listed in by the vendor (McMaster-Carr) ranges between 0.25 and 0.28. The determined friction coefficient is smaller than the listed range. This is an expected trend because the friction coefficient is reported to be smaller with the smaller normal force and initial sliding friction segment for polypropylene </w:t>
      </w:r>
      <w:r w:rsidR="0082266C">
        <w:fldChar w:fldCharType="begin"/>
      </w:r>
      <w:r w:rsidR="007837D5">
        <w:instrText xml:space="preserve"> ADDIN ZOTERO_ITEM CSL_CITATION {"citationID":"T9XjaUro","properties":{"formattedCitation":"(S\\uc0\\u281{}d\\uc0\\u322{}ak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rsidR="0082266C">
        <w:fldChar w:fldCharType="separate"/>
      </w:r>
      <w:r w:rsidR="007837D5" w:rsidRPr="007837D5">
        <w:rPr>
          <w:rFonts w:ascii="Cambria" w:hAnsi="Cambria" w:cs="Times New Roman"/>
        </w:rPr>
        <w:t>(Sędłak et al. 2017)</w:t>
      </w:r>
      <w:r w:rsidR="0082266C">
        <w:fldChar w:fldCharType="end"/>
      </w:r>
      <w:r w:rsidR="0082266C">
        <w:t>. This observation supports the accuracy of the Interparticle Mechanics Tester in determining frictional characteristics.</w:t>
      </w:r>
    </w:p>
    <w:p w14:paraId="026530CD" w14:textId="4F36CB56" w:rsidR="00B76F5E" w:rsidRDefault="00BE64D4" w:rsidP="0082266C">
      <w:pPr>
        <w:pStyle w:val="CaptionedFigure"/>
        <w:jc w:val="center"/>
      </w:pPr>
      <w:r>
        <w:rPr>
          <w:noProof/>
        </w:rPr>
        <w:drawing>
          <wp:anchor distT="0" distB="0" distL="114300" distR="114300" simplePos="0" relativeHeight="251661312" behindDoc="0" locked="0" layoutInCell="1" allowOverlap="1" wp14:anchorId="1816630B" wp14:editId="5C4CD147">
            <wp:simplePos x="0" y="0"/>
            <wp:positionH relativeFrom="column">
              <wp:posOffset>671830</wp:posOffset>
            </wp:positionH>
            <wp:positionV relativeFrom="paragraph">
              <wp:posOffset>212</wp:posOffset>
            </wp:positionV>
            <wp:extent cx="4457700" cy="2971800"/>
            <wp:effectExtent l="0" t="0" r="0" b="0"/>
            <wp:wrapTopAndBottom/>
            <wp:docPr id="55" name="Picture"/>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57700" cy="2971800"/>
                    </a:xfrm>
                    <a:prstGeom prst="rect">
                      <a:avLst/>
                    </a:prstGeom>
                    <a:noFill/>
                    <a:ln w="9525">
                      <a:noFill/>
                      <a:headEnd/>
                      <a:tailEnd/>
                    </a:ln>
                  </pic:spPr>
                </pic:pic>
              </a:graphicData>
            </a:graphic>
          </wp:anchor>
        </w:drawing>
      </w:r>
      <w:bookmarkStart w:id="21" w:name="_Ref190698359"/>
      <w:bookmarkStart w:id="22" w:name="_Ref190698327"/>
      <w:r w:rsidR="006773F5">
        <w:t xml:space="preserve">Figure </w:t>
      </w:r>
      <w:fldSimple w:instr=" SEQ Figure \* ARABIC ">
        <w:r w:rsidR="00752396">
          <w:rPr>
            <w:noProof/>
          </w:rPr>
          <w:t>5</w:t>
        </w:r>
      </w:fldSimple>
      <w:bookmarkEnd w:id="21"/>
      <w:r w:rsidR="006773F5">
        <w:t xml:space="preserve"> </w:t>
      </w:r>
      <w:r w:rsidR="006773F5" w:rsidRPr="00EF39BD">
        <w:t xml:space="preserve">Validation test results of </w:t>
      </w:r>
      <w:r w:rsidR="000953FE" w:rsidRPr="00EF39BD">
        <w:t>polypropylene</w:t>
      </w:r>
      <w:bookmarkEnd w:id="22"/>
    </w:p>
    <w:p w14:paraId="03C97DEC" w14:textId="77777777" w:rsidR="0082266C" w:rsidRDefault="0082266C" w:rsidP="0082266C">
      <w:pPr>
        <w:pStyle w:val="CaptionedFigure"/>
        <w:jc w:val="center"/>
      </w:pPr>
    </w:p>
    <w:p w14:paraId="35D9EA38" w14:textId="77777777" w:rsidR="0082266C" w:rsidRDefault="0082266C" w:rsidP="0082266C">
      <w:pPr>
        <w:pStyle w:val="CaptionedFigure"/>
        <w:jc w:val="center"/>
      </w:pPr>
    </w:p>
    <w:p w14:paraId="5066F26D" w14:textId="12830D41" w:rsidR="000A670A" w:rsidRDefault="000A670A" w:rsidP="0082266C">
      <w:bookmarkStart w:id="23" w:name="fig:orge04fb30"/>
      <w:bookmarkEnd w:id="23"/>
      <w:r>
        <w:t xml:space="preserve"> </w:t>
      </w:r>
      <w:bookmarkStart w:id="24" w:name="_Ref182990638"/>
      <w:bookmarkStart w:id="25" w:name="_Toc187320983"/>
      <w:r>
        <w:t xml:space="preserve">Table </w:t>
      </w:r>
      <w:fldSimple w:instr=" SEQ Table \* ARABIC ">
        <w:r w:rsidR="00752396">
          <w:rPr>
            <w:noProof/>
          </w:rPr>
          <w:t>3</w:t>
        </w:r>
      </w:fldSimple>
      <w:bookmarkEnd w:id="24"/>
      <w:r>
        <w:rPr>
          <w:iCs/>
        </w:rPr>
        <w:t xml:space="preserve"> Summary statistics of Polypropylene friction coefficient and adhesion force determined using the Interparticle Mechanics Tester</w:t>
      </w:r>
      <w:bookmarkEnd w:id="25"/>
    </w:p>
    <w:tbl>
      <w:tblPr>
        <w:tblStyle w:val="HYclean"/>
        <w:tblW w:w="9675" w:type="dxa"/>
        <w:tblLayout w:type="fixed"/>
        <w:tblLook w:val="04A0" w:firstRow="1" w:lastRow="0" w:firstColumn="1" w:lastColumn="0" w:noHBand="0" w:noVBand="1"/>
      </w:tblPr>
      <w:tblGrid>
        <w:gridCol w:w="2178"/>
        <w:gridCol w:w="990"/>
        <w:gridCol w:w="751"/>
        <w:gridCol w:w="751"/>
        <w:gridCol w:w="1018"/>
        <w:gridCol w:w="810"/>
        <w:gridCol w:w="751"/>
        <w:gridCol w:w="751"/>
        <w:gridCol w:w="1675"/>
      </w:tblGrid>
      <w:tr w:rsidR="000A670A" w14:paraId="3F2CBCA0" w14:textId="77777777" w:rsidTr="001D7634">
        <w:tc>
          <w:tcPr>
            <w:tcW w:w="2178" w:type="dxa"/>
            <w:tcBorders>
              <w:top w:val="single" w:sz="4" w:space="0" w:color="auto"/>
              <w:bottom w:val="single" w:sz="4" w:space="0" w:color="auto"/>
            </w:tcBorders>
            <w:vAlign w:val="center"/>
          </w:tcPr>
          <w:p w14:paraId="186F1984" w14:textId="77777777" w:rsidR="000A670A" w:rsidRDefault="000A670A" w:rsidP="001D7634">
            <w:pPr>
              <w:jc w:val="center"/>
            </w:pPr>
            <w:r>
              <w:t>Interparticle Mechanics</w:t>
            </w:r>
          </w:p>
          <w:p w14:paraId="79328F3A" w14:textId="77777777" w:rsidR="000A670A" w:rsidRDefault="000A670A" w:rsidP="001D7634">
            <w:pPr>
              <w:jc w:val="center"/>
            </w:pPr>
            <w:r>
              <w:t>Properties</w:t>
            </w:r>
          </w:p>
        </w:tc>
        <w:tc>
          <w:tcPr>
            <w:tcW w:w="990" w:type="dxa"/>
            <w:tcBorders>
              <w:top w:val="single" w:sz="4" w:space="0" w:color="auto"/>
              <w:bottom w:val="single" w:sz="4" w:space="0" w:color="auto"/>
            </w:tcBorders>
            <w:vAlign w:val="center"/>
          </w:tcPr>
          <w:p w14:paraId="23AD9FB4" w14:textId="77777777" w:rsidR="000A670A" w:rsidRDefault="000A670A" w:rsidP="001D7634">
            <w:pPr>
              <w:jc w:val="center"/>
            </w:pPr>
            <w:r>
              <w:t>Sample Size</w:t>
            </w:r>
          </w:p>
        </w:tc>
        <w:tc>
          <w:tcPr>
            <w:tcW w:w="751" w:type="dxa"/>
            <w:tcBorders>
              <w:top w:val="single" w:sz="4" w:space="0" w:color="auto"/>
              <w:bottom w:val="single" w:sz="4" w:space="0" w:color="auto"/>
            </w:tcBorders>
            <w:vAlign w:val="center"/>
          </w:tcPr>
          <w:p w14:paraId="56D48B24" w14:textId="77777777" w:rsidR="000A670A" w:rsidRDefault="000A670A" w:rsidP="001D7634">
            <w:pPr>
              <w:jc w:val="center"/>
            </w:pPr>
            <w:r>
              <w:t>Min</w:t>
            </w:r>
          </w:p>
        </w:tc>
        <w:tc>
          <w:tcPr>
            <w:tcW w:w="751" w:type="dxa"/>
            <w:tcBorders>
              <w:top w:val="single" w:sz="4" w:space="0" w:color="auto"/>
              <w:bottom w:val="single" w:sz="4" w:space="0" w:color="auto"/>
            </w:tcBorders>
            <w:vAlign w:val="center"/>
          </w:tcPr>
          <w:p w14:paraId="32EABA3F" w14:textId="77777777" w:rsidR="000A670A" w:rsidRDefault="000A670A" w:rsidP="001D7634">
            <w:pPr>
              <w:jc w:val="center"/>
            </w:pPr>
            <w:r>
              <w:t>Q1</w:t>
            </w:r>
          </w:p>
        </w:tc>
        <w:tc>
          <w:tcPr>
            <w:tcW w:w="1018" w:type="dxa"/>
            <w:tcBorders>
              <w:top w:val="single" w:sz="4" w:space="0" w:color="auto"/>
              <w:bottom w:val="single" w:sz="4" w:space="0" w:color="auto"/>
            </w:tcBorders>
            <w:vAlign w:val="center"/>
          </w:tcPr>
          <w:p w14:paraId="71F7D861" w14:textId="77777777" w:rsidR="000A670A" w:rsidRDefault="000A670A" w:rsidP="001D7634">
            <w:pPr>
              <w:jc w:val="center"/>
            </w:pPr>
            <w:r>
              <w:t>Median</w:t>
            </w:r>
          </w:p>
        </w:tc>
        <w:tc>
          <w:tcPr>
            <w:tcW w:w="810" w:type="dxa"/>
            <w:tcBorders>
              <w:top w:val="single" w:sz="4" w:space="0" w:color="auto"/>
              <w:bottom w:val="single" w:sz="4" w:space="0" w:color="auto"/>
            </w:tcBorders>
            <w:vAlign w:val="center"/>
          </w:tcPr>
          <w:p w14:paraId="4C34E4BE" w14:textId="77777777" w:rsidR="000A670A" w:rsidRDefault="000A670A" w:rsidP="001D7634">
            <w:pPr>
              <w:jc w:val="center"/>
            </w:pPr>
            <w:r>
              <w:t>Mean</w:t>
            </w:r>
          </w:p>
        </w:tc>
        <w:tc>
          <w:tcPr>
            <w:tcW w:w="751" w:type="dxa"/>
            <w:tcBorders>
              <w:top w:val="single" w:sz="4" w:space="0" w:color="auto"/>
              <w:bottom w:val="single" w:sz="4" w:space="0" w:color="auto"/>
            </w:tcBorders>
            <w:vAlign w:val="center"/>
          </w:tcPr>
          <w:p w14:paraId="24382F42" w14:textId="77777777" w:rsidR="000A670A" w:rsidRDefault="000A670A" w:rsidP="001D7634">
            <w:pPr>
              <w:jc w:val="center"/>
            </w:pPr>
            <w:r>
              <w:t>Q3</w:t>
            </w:r>
          </w:p>
        </w:tc>
        <w:tc>
          <w:tcPr>
            <w:tcW w:w="751" w:type="dxa"/>
            <w:tcBorders>
              <w:top w:val="single" w:sz="4" w:space="0" w:color="auto"/>
              <w:bottom w:val="single" w:sz="4" w:space="0" w:color="auto"/>
            </w:tcBorders>
            <w:vAlign w:val="center"/>
          </w:tcPr>
          <w:p w14:paraId="1A79AF7A" w14:textId="77777777" w:rsidR="000A670A" w:rsidRDefault="000A670A" w:rsidP="001D7634">
            <w:pPr>
              <w:jc w:val="center"/>
            </w:pPr>
            <w:r>
              <w:t>Max</w:t>
            </w:r>
          </w:p>
        </w:tc>
        <w:tc>
          <w:tcPr>
            <w:tcW w:w="1675" w:type="dxa"/>
            <w:tcBorders>
              <w:top w:val="single" w:sz="4" w:space="0" w:color="auto"/>
              <w:bottom w:val="single" w:sz="4" w:space="0" w:color="auto"/>
            </w:tcBorders>
            <w:vAlign w:val="center"/>
          </w:tcPr>
          <w:p w14:paraId="494D8D26" w14:textId="77777777" w:rsidR="000A670A" w:rsidRDefault="000A670A" w:rsidP="001D7634">
            <w:pPr>
              <w:jc w:val="center"/>
            </w:pPr>
            <w:r>
              <w:t>Interquartile Range</w:t>
            </w:r>
          </w:p>
        </w:tc>
      </w:tr>
      <w:tr w:rsidR="000A670A" w14:paraId="0570C7C0" w14:textId="77777777" w:rsidTr="001D7634">
        <w:tc>
          <w:tcPr>
            <w:tcW w:w="2178" w:type="dxa"/>
            <w:tcBorders>
              <w:top w:val="single" w:sz="4" w:space="0" w:color="auto"/>
            </w:tcBorders>
            <w:vAlign w:val="center"/>
          </w:tcPr>
          <w:p w14:paraId="324D2D74" w14:textId="77777777" w:rsidR="000A670A" w:rsidRDefault="000A670A" w:rsidP="001D7634">
            <w:pPr>
              <w:jc w:val="center"/>
            </w:pPr>
            <w:r>
              <w:t xml:space="preserve">friction coefficient </w:t>
            </w:r>
            <w:r>
              <w:br/>
              <w:t>(</w:t>
            </w:r>
            <m:oMath>
              <m:r>
                <w:rPr>
                  <w:rFonts w:ascii="Cambria Math" w:hAnsi="Cambria Math"/>
                </w:rPr>
                <m:t>μ</m:t>
              </m:r>
            </m:oMath>
            <w:r>
              <w:t>)</w:t>
            </w:r>
          </w:p>
        </w:tc>
        <w:tc>
          <w:tcPr>
            <w:tcW w:w="990" w:type="dxa"/>
            <w:tcBorders>
              <w:top w:val="single" w:sz="4" w:space="0" w:color="auto"/>
            </w:tcBorders>
            <w:vAlign w:val="center"/>
          </w:tcPr>
          <w:p w14:paraId="55D5811F" w14:textId="77777777" w:rsidR="000A670A" w:rsidRDefault="000A670A" w:rsidP="001D7634">
            <w:pPr>
              <w:jc w:val="center"/>
            </w:pPr>
            <w:r>
              <w:t>20</w:t>
            </w:r>
          </w:p>
        </w:tc>
        <w:tc>
          <w:tcPr>
            <w:tcW w:w="751" w:type="dxa"/>
            <w:tcBorders>
              <w:top w:val="single" w:sz="4" w:space="0" w:color="auto"/>
            </w:tcBorders>
            <w:vAlign w:val="center"/>
          </w:tcPr>
          <w:p w14:paraId="7AC77520" w14:textId="77777777" w:rsidR="000A670A" w:rsidRDefault="000A670A" w:rsidP="001D7634">
            <w:pPr>
              <w:jc w:val="center"/>
            </w:pPr>
            <w:r>
              <w:t>0.10</w:t>
            </w:r>
          </w:p>
        </w:tc>
        <w:tc>
          <w:tcPr>
            <w:tcW w:w="751" w:type="dxa"/>
            <w:tcBorders>
              <w:top w:val="single" w:sz="4" w:space="0" w:color="auto"/>
            </w:tcBorders>
            <w:vAlign w:val="center"/>
          </w:tcPr>
          <w:p w14:paraId="50E537EC" w14:textId="77777777" w:rsidR="000A670A" w:rsidRDefault="000A670A" w:rsidP="001D7634">
            <w:pPr>
              <w:jc w:val="center"/>
            </w:pPr>
            <w:r>
              <w:t>0.12</w:t>
            </w:r>
          </w:p>
        </w:tc>
        <w:tc>
          <w:tcPr>
            <w:tcW w:w="1018" w:type="dxa"/>
            <w:tcBorders>
              <w:top w:val="single" w:sz="4" w:space="0" w:color="auto"/>
            </w:tcBorders>
            <w:vAlign w:val="center"/>
          </w:tcPr>
          <w:p w14:paraId="049F36C6" w14:textId="77777777" w:rsidR="000A670A" w:rsidRDefault="000A670A" w:rsidP="001D7634">
            <w:pPr>
              <w:jc w:val="center"/>
            </w:pPr>
            <w:r>
              <w:t>0.14</w:t>
            </w:r>
          </w:p>
        </w:tc>
        <w:tc>
          <w:tcPr>
            <w:tcW w:w="810" w:type="dxa"/>
            <w:tcBorders>
              <w:top w:val="single" w:sz="4" w:space="0" w:color="auto"/>
            </w:tcBorders>
            <w:vAlign w:val="center"/>
          </w:tcPr>
          <w:p w14:paraId="6B04FBD4" w14:textId="77777777" w:rsidR="000A670A" w:rsidRDefault="000A670A" w:rsidP="001D7634">
            <w:pPr>
              <w:jc w:val="center"/>
            </w:pPr>
            <w:r>
              <w:t>0.16</w:t>
            </w:r>
          </w:p>
        </w:tc>
        <w:tc>
          <w:tcPr>
            <w:tcW w:w="751" w:type="dxa"/>
            <w:tcBorders>
              <w:top w:val="single" w:sz="4" w:space="0" w:color="auto"/>
            </w:tcBorders>
            <w:vAlign w:val="center"/>
          </w:tcPr>
          <w:p w14:paraId="393DF32B" w14:textId="77777777" w:rsidR="000A670A" w:rsidRDefault="000A670A" w:rsidP="001D7634">
            <w:pPr>
              <w:jc w:val="center"/>
            </w:pPr>
            <w:r>
              <w:t>0.20</w:t>
            </w:r>
          </w:p>
        </w:tc>
        <w:tc>
          <w:tcPr>
            <w:tcW w:w="751" w:type="dxa"/>
            <w:tcBorders>
              <w:top w:val="single" w:sz="4" w:space="0" w:color="auto"/>
            </w:tcBorders>
            <w:vAlign w:val="center"/>
          </w:tcPr>
          <w:p w14:paraId="18A69BE7" w14:textId="77777777" w:rsidR="000A670A" w:rsidRDefault="000A670A" w:rsidP="001D7634">
            <w:pPr>
              <w:jc w:val="center"/>
            </w:pPr>
            <w:r>
              <w:t>0.26</w:t>
            </w:r>
          </w:p>
        </w:tc>
        <w:tc>
          <w:tcPr>
            <w:tcW w:w="1675" w:type="dxa"/>
            <w:tcBorders>
              <w:top w:val="single" w:sz="4" w:space="0" w:color="auto"/>
            </w:tcBorders>
            <w:vAlign w:val="center"/>
          </w:tcPr>
          <w:p w14:paraId="4AB7BA3E" w14:textId="77777777" w:rsidR="000A670A" w:rsidRDefault="000A670A" w:rsidP="001D7634">
            <w:pPr>
              <w:jc w:val="center"/>
            </w:pPr>
            <w:r>
              <w:t>0.07</w:t>
            </w:r>
          </w:p>
        </w:tc>
      </w:tr>
      <w:tr w:rsidR="000A670A" w14:paraId="5DB90768" w14:textId="77777777" w:rsidTr="001D7634">
        <w:tc>
          <w:tcPr>
            <w:tcW w:w="2178" w:type="dxa"/>
            <w:vAlign w:val="center"/>
          </w:tcPr>
          <w:p w14:paraId="52ABC174" w14:textId="77777777" w:rsidR="000A670A" w:rsidRDefault="000A670A" w:rsidP="001D7634">
            <w:pPr>
              <w:jc w:val="center"/>
            </w:pPr>
            <w:r>
              <w:t xml:space="preserve">adhesion force </w:t>
            </w:r>
            <w:r>
              <w:br/>
              <w:t>(</w:t>
            </w:r>
            <m:oMath>
              <m:r>
                <w:rPr>
                  <w:rFonts w:ascii="Cambria Math" w:hAnsi="Cambria Math"/>
                </w:rPr>
                <m:t>c</m:t>
              </m:r>
            </m:oMath>
            <w:r>
              <w:t>, N)</w:t>
            </w:r>
          </w:p>
        </w:tc>
        <w:tc>
          <w:tcPr>
            <w:tcW w:w="990" w:type="dxa"/>
            <w:vAlign w:val="center"/>
          </w:tcPr>
          <w:p w14:paraId="22295B88" w14:textId="77777777" w:rsidR="000A670A" w:rsidRDefault="000A670A" w:rsidP="001D7634">
            <w:pPr>
              <w:jc w:val="center"/>
            </w:pPr>
            <w:r>
              <w:t>20</w:t>
            </w:r>
          </w:p>
        </w:tc>
        <w:tc>
          <w:tcPr>
            <w:tcW w:w="751" w:type="dxa"/>
            <w:vAlign w:val="center"/>
          </w:tcPr>
          <w:p w14:paraId="27A92276" w14:textId="77777777" w:rsidR="000A670A" w:rsidRDefault="000A670A" w:rsidP="001D7634">
            <w:pPr>
              <w:jc w:val="center"/>
            </w:pPr>
            <w:r>
              <w:t>-0.07</w:t>
            </w:r>
          </w:p>
        </w:tc>
        <w:tc>
          <w:tcPr>
            <w:tcW w:w="751" w:type="dxa"/>
            <w:vAlign w:val="center"/>
          </w:tcPr>
          <w:p w14:paraId="1E9BC93C" w14:textId="77777777" w:rsidR="000A670A" w:rsidRDefault="000A670A" w:rsidP="001D7634">
            <w:pPr>
              <w:jc w:val="center"/>
            </w:pPr>
            <w:r>
              <w:t>0.00</w:t>
            </w:r>
          </w:p>
        </w:tc>
        <w:tc>
          <w:tcPr>
            <w:tcW w:w="1018" w:type="dxa"/>
            <w:vAlign w:val="center"/>
          </w:tcPr>
          <w:p w14:paraId="5983B765" w14:textId="77777777" w:rsidR="000A670A" w:rsidRDefault="000A670A" w:rsidP="001D7634">
            <w:pPr>
              <w:jc w:val="center"/>
            </w:pPr>
            <w:r>
              <w:t>0.04</w:t>
            </w:r>
          </w:p>
        </w:tc>
        <w:tc>
          <w:tcPr>
            <w:tcW w:w="810" w:type="dxa"/>
            <w:vAlign w:val="center"/>
          </w:tcPr>
          <w:p w14:paraId="2D1F8B2A" w14:textId="77777777" w:rsidR="000A670A" w:rsidRDefault="000A670A" w:rsidP="001D7634">
            <w:pPr>
              <w:jc w:val="center"/>
            </w:pPr>
            <w:r>
              <w:t>0.02</w:t>
            </w:r>
          </w:p>
        </w:tc>
        <w:tc>
          <w:tcPr>
            <w:tcW w:w="751" w:type="dxa"/>
            <w:vAlign w:val="center"/>
          </w:tcPr>
          <w:p w14:paraId="2E2A8C32" w14:textId="77777777" w:rsidR="000A670A" w:rsidRDefault="000A670A" w:rsidP="001D7634">
            <w:pPr>
              <w:jc w:val="center"/>
            </w:pPr>
            <w:r>
              <w:t>0.05</w:t>
            </w:r>
          </w:p>
        </w:tc>
        <w:tc>
          <w:tcPr>
            <w:tcW w:w="751" w:type="dxa"/>
            <w:vAlign w:val="center"/>
          </w:tcPr>
          <w:p w14:paraId="31512E03" w14:textId="77777777" w:rsidR="000A670A" w:rsidRDefault="000A670A" w:rsidP="001D7634">
            <w:pPr>
              <w:jc w:val="center"/>
            </w:pPr>
            <w:r>
              <w:t>0.08</w:t>
            </w:r>
          </w:p>
        </w:tc>
        <w:tc>
          <w:tcPr>
            <w:tcW w:w="1675" w:type="dxa"/>
            <w:vAlign w:val="center"/>
          </w:tcPr>
          <w:p w14:paraId="125EE662" w14:textId="77777777" w:rsidR="000A670A" w:rsidRDefault="000A670A" w:rsidP="001D7634">
            <w:pPr>
              <w:jc w:val="center"/>
            </w:pPr>
            <w:r>
              <w:t>0.05</w:t>
            </w:r>
          </w:p>
        </w:tc>
      </w:tr>
    </w:tbl>
    <w:p w14:paraId="3F25FD71" w14:textId="77777777" w:rsidR="0082266C" w:rsidRDefault="0082266C" w:rsidP="0082266C">
      <w:bookmarkStart w:id="26" w:name="_Ref182989335"/>
      <w:bookmarkStart w:id="27" w:name="_Toc187321023"/>
    </w:p>
    <w:p w14:paraId="289827D2" w14:textId="77777777" w:rsidR="0082266C" w:rsidRDefault="0082266C" w:rsidP="0082266C"/>
    <w:p w14:paraId="571E4043" w14:textId="77777777" w:rsidR="0082266C" w:rsidRDefault="0082266C" w:rsidP="0082266C"/>
    <w:p w14:paraId="5DFB5EB3" w14:textId="77777777" w:rsidR="0082266C" w:rsidRDefault="0082266C" w:rsidP="0082266C"/>
    <w:p w14:paraId="127B71D9" w14:textId="4201EA77" w:rsidR="0082266C" w:rsidRDefault="0082266C" w:rsidP="0082266C">
      <w:r>
        <w:rPr>
          <w:noProof/>
        </w:rPr>
        <w:drawing>
          <wp:anchor distT="0" distB="0" distL="114300" distR="114300" simplePos="0" relativeHeight="251669504" behindDoc="0" locked="0" layoutInCell="1" allowOverlap="1" wp14:anchorId="510ADFFC" wp14:editId="02F4BAFD">
            <wp:simplePos x="0" y="0"/>
            <wp:positionH relativeFrom="column">
              <wp:posOffset>1083310</wp:posOffset>
            </wp:positionH>
            <wp:positionV relativeFrom="paragraph">
              <wp:posOffset>423</wp:posOffset>
            </wp:positionV>
            <wp:extent cx="3984625" cy="2656205"/>
            <wp:effectExtent l="0" t="0" r="0" b="0"/>
            <wp:wrapTopAndBottom/>
            <wp:docPr id="53"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84625" cy="26562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6</w:t>
        </w:r>
      </w:fldSimple>
      <w:bookmarkEnd w:id="26"/>
      <w:r>
        <w:rPr>
          <w:iCs/>
        </w:rPr>
        <w:t xml:space="preserve"> Interparticle Mechanics Test results</w:t>
      </w:r>
      <w:r>
        <w:rPr>
          <w:noProof/>
        </w:rPr>
        <w:t xml:space="preserve"> </w:t>
      </w:r>
      <w:r>
        <w:rPr>
          <w:iCs/>
          <w:noProof/>
        </w:rPr>
        <w:t>of polypropylene sheet samples. Each color represents a different run of the experiments (n=20)</w:t>
      </w:r>
      <w:bookmarkEnd w:id="27"/>
    </w:p>
    <w:p w14:paraId="4C5D1499" w14:textId="572306E8" w:rsidR="00B76F5E" w:rsidRDefault="0082266C" w:rsidP="00A8147E">
      <w:pPr>
        <w:pStyle w:val="Heading2"/>
      </w:pPr>
      <w:bookmarkStart w:id="28" w:name="sec:org29e0e41"/>
      <w:bookmarkEnd w:id="20"/>
      <w:r>
        <w:t xml:space="preserve">Friction Coefficient and Adhesion Force of </w:t>
      </w:r>
      <w:r w:rsidR="00BE64D4">
        <w:t xml:space="preserve">Corn stover particles from </w:t>
      </w:r>
      <w:r>
        <w:t>different</w:t>
      </w:r>
      <w:r w:rsidR="00BE64D4">
        <w:t xml:space="preserve"> types</w:t>
      </w:r>
    </w:p>
    <w:p w14:paraId="398C0093" w14:textId="71AE517D" w:rsidR="00B65A39" w:rsidRDefault="0082266C" w:rsidP="00B65A39">
      <w:pPr>
        <w:pStyle w:val="FirstParagraph"/>
      </w:pPr>
      <w:r>
        <w:t xml:space="preserve">To examine the variability in frictional contact mechanics between corn stover particles from different tissue </w:t>
      </w:r>
      <w:r w:rsidR="00B65A39">
        <w:t>types</w:t>
      </w:r>
      <w:r>
        <w:t xml:space="preserve">, corn stover samples were manually fractionated into </w:t>
      </w:r>
      <w:r w:rsidR="00B65A39">
        <w:t xml:space="preserve">the </w:t>
      </w:r>
      <w:r>
        <w:t>cob, hus</w:t>
      </w:r>
      <w:r w:rsidR="00B65A39">
        <w:t xml:space="preserve">k, leaf, and stalk, then </w:t>
      </w:r>
      <w:proofErr w:type="gramStart"/>
      <w:r w:rsidR="00B65A39">
        <w:t>Crumbled</w:t>
      </w:r>
      <w:proofErr w:type="gramEnd"/>
      <w:r w:rsidR="00B65A39">
        <w:t xml:space="preserve">® using a 4 mm screen by Forest Concepts, LLC. Twenty particle sample pairs for each tissue type were prepared, and the interparticle mechanics tests were conducted. A typical experimental data and regression analysis result is shown in </w:t>
      </w:r>
      <w:r w:rsidR="00B65A39">
        <w:fldChar w:fldCharType="begin"/>
      </w:r>
      <w:r w:rsidR="00B65A39">
        <w:instrText xml:space="preserve"> REF _Ref190700302 \h </w:instrText>
      </w:r>
      <w:r w:rsidR="00B65A39">
        <w:fldChar w:fldCharType="separate"/>
      </w:r>
      <w:r w:rsidR="00752396">
        <w:t xml:space="preserve">Figure </w:t>
      </w:r>
      <w:r w:rsidR="00752396">
        <w:rPr>
          <w:noProof/>
        </w:rPr>
        <w:t>7</w:t>
      </w:r>
      <w:r w:rsidR="00B65A39">
        <w:fldChar w:fldCharType="end"/>
      </w:r>
      <w:r w:rsidR="00B65A39">
        <w:t xml:space="preserve">. </w:t>
      </w:r>
    </w:p>
    <w:p w14:paraId="4AA53702" w14:textId="1B10E7BA" w:rsidR="00EA5BAC" w:rsidRDefault="00D7391B" w:rsidP="00A8147E">
      <w:pPr>
        <w:pStyle w:val="FirstParagraph"/>
      </w:pPr>
      <w:r>
        <w:t xml:space="preserve">Derjaguin’s linear model and other polynomial models reflecting the observation of </w:t>
      </w:r>
      <w:proofErr w:type="spellStart"/>
      <w:r w:rsidRPr="00F90E5C">
        <w:t>Sędłak</w:t>
      </w:r>
      <w:proofErr w:type="spellEnd"/>
      <w:r>
        <w:t xml:space="preserve"> </w:t>
      </w:r>
      <w:r>
        <w:fldChar w:fldCharType="begin"/>
      </w:r>
      <w:r>
        <w:instrText xml:space="preserve"> ADDIN ZOTERO_ITEM CSL_CITATION {"citationID":"5PHRVk7i","properties":{"formattedCitation":"(S\\uc0\\u281{}d\\uc0\\u322{}ak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Pr="007837D5">
        <w:rPr>
          <w:rFonts w:ascii="Cambria" w:hAnsi="Cambria" w:cs="Times New Roman"/>
        </w:rPr>
        <w:t>(</w:t>
      </w:r>
      <w:proofErr w:type="spellStart"/>
      <w:r w:rsidRPr="007837D5">
        <w:rPr>
          <w:rFonts w:ascii="Cambria" w:hAnsi="Cambria" w:cs="Times New Roman"/>
        </w:rPr>
        <w:t>Sędłak</w:t>
      </w:r>
      <w:proofErr w:type="spellEnd"/>
      <w:r w:rsidRPr="007837D5">
        <w:rPr>
          <w:rFonts w:ascii="Cambria" w:hAnsi="Cambria" w:cs="Times New Roman"/>
        </w:rPr>
        <w:t xml:space="preserve"> et al. 2017)</w:t>
      </w:r>
      <w:r>
        <w:fldChar w:fldCharType="end"/>
      </w:r>
      <w:r>
        <w:t xml:space="preserve"> hinting that friction coefficient </w:t>
      </w:r>
      <w:r w:rsidR="0078657D">
        <w:t xml:space="preserve">values can be smaller when the applied normal force is smaller. </w:t>
      </w:r>
    </w:p>
    <w:p w14:paraId="51882CE9" w14:textId="0659AECF" w:rsidR="00EA5BAC" w:rsidRDefault="000953FE" w:rsidP="00A8147E">
      <w:pPr>
        <w:pStyle w:val="BodyText"/>
      </w:pPr>
      <w:r>
        <w:rPr>
          <w:noProof/>
        </w:rPr>
        <w:lastRenderedPageBreak/>
        <w:drawing>
          <wp:anchor distT="0" distB="0" distL="114300" distR="114300" simplePos="0" relativeHeight="251667456" behindDoc="0" locked="0" layoutInCell="1" allowOverlap="1" wp14:anchorId="167364E2" wp14:editId="4A4EB276">
            <wp:simplePos x="0" y="0"/>
            <wp:positionH relativeFrom="column">
              <wp:posOffset>309245</wp:posOffset>
            </wp:positionH>
            <wp:positionV relativeFrom="paragraph">
              <wp:posOffset>195580</wp:posOffset>
            </wp:positionV>
            <wp:extent cx="5016500" cy="3343910"/>
            <wp:effectExtent l="0" t="0" r="0" b="8890"/>
            <wp:wrapTopAndBottom/>
            <wp:docPr id="4755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9200" name="Picture 475519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6500" cy="3343910"/>
                    </a:xfrm>
                    <a:prstGeom prst="rect">
                      <a:avLst/>
                    </a:prstGeom>
                  </pic:spPr>
                </pic:pic>
              </a:graphicData>
            </a:graphic>
          </wp:anchor>
        </w:drawing>
      </w:r>
    </w:p>
    <w:p w14:paraId="49E34554" w14:textId="3581B6AD" w:rsidR="00EA5BAC" w:rsidRPr="00EA5BAC" w:rsidRDefault="00EA5BAC" w:rsidP="00A8147E">
      <w:pPr>
        <w:pStyle w:val="Caption"/>
      </w:pPr>
      <w:bookmarkStart w:id="29" w:name="_Ref190700302"/>
      <w:r>
        <w:t xml:space="preserve">Figure </w:t>
      </w:r>
      <w:fldSimple w:instr=" SEQ Figure \* ARABIC ">
        <w:r w:rsidR="00752396">
          <w:rPr>
            <w:noProof/>
          </w:rPr>
          <w:t>7</w:t>
        </w:r>
      </w:fldSimple>
      <w:bookmarkEnd w:id="29"/>
      <w:r>
        <w:t xml:space="preserve">  </w:t>
      </w:r>
      <w:bookmarkStart w:id="30" w:name="_Ref190700285"/>
      <w:r>
        <w:t xml:space="preserve">Typical corn stover particle result (cob </w:t>
      </w:r>
      <w:r w:rsidR="000953FE">
        <w:t xml:space="preserve">particle </w:t>
      </w:r>
      <w:r>
        <w:t xml:space="preserve">vs. stalk </w:t>
      </w:r>
      <w:r w:rsidR="000953FE">
        <w:t>particle</w:t>
      </w:r>
      <w:r>
        <w:t xml:space="preserve"> shown)</w:t>
      </w:r>
      <w:bookmarkEnd w:id="30"/>
    </w:p>
    <w:p w14:paraId="50AEDE9E" w14:textId="77777777" w:rsidR="00EA5BAC" w:rsidRDefault="00EA5BAC" w:rsidP="00A8147E">
      <w:pPr>
        <w:pStyle w:val="BodyText"/>
      </w:pPr>
    </w:p>
    <w:p w14:paraId="5A801060" w14:textId="57CFFE69" w:rsidR="00D732DD" w:rsidRDefault="00D732DD" w:rsidP="00D732DD">
      <w:pPr>
        <w:pStyle w:val="BodyText"/>
        <w:keepNext/>
      </w:pPr>
      <w:bookmarkStart w:id="31" w:name="_Ref183431143"/>
      <w:bookmarkStart w:id="32" w:name="_Toc187321026"/>
      <w:r>
        <w:rPr>
          <w:noProof/>
        </w:rPr>
        <w:lastRenderedPageBreak/>
        <w:drawing>
          <wp:anchor distT="0" distB="0" distL="114300" distR="114300" simplePos="0" relativeHeight="251671552" behindDoc="0" locked="0" layoutInCell="1" allowOverlap="1" wp14:anchorId="3A554FBF" wp14:editId="75E13045">
            <wp:simplePos x="0" y="0"/>
            <wp:positionH relativeFrom="column">
              <wp:posOffset>696546</wp:posOffset>
            </wp:positionH>
            <wp:positionV relativeFrom="paragraph">
              <wp:posOffset>4085492</wp:posOffset>
            </wp:positionV>
            <wp:extent cx="5143501" cy="3429000"/>
            <wp:effectExtent l="0" t="0" r="0" b="0"/>
            <wp:wrapTopAndBottom/>
            <wp:docPr id="172859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776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43501"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B05B7C2" wp14:editId="05676E83">
            <wp:simplePos x="0" y="0"/>
            <wp:positionH relativeFrom="column">
              <wp:posOffset>668020</wp:posOffset>
            </wp:positionH>
            <wp:positionV relativeFrom="paragraph">
              <wp:posOffset>54756</wp:posOffset>
            </wp:positionV>
            <wp:extent cx="5143500" cy="3429000"/>
            <wp:effectExtent l="0" t="0" r="0" b="0"/>
            <wp:wrapTopAndBottom/>
            <wp:docPr id="171148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8</w:t>
        </w:r>
      </w:fldSimple>
      <w:bookmarkEnd w:id="31"/>
      <w:r>
        <w:rPr>
          <w:i/>
          <w:iCs/>
        </w:rPr>
        <w:t xml:space="preserve"> Friction coefficient between corn particles of different tissue types and moisture </w:t>
      </w:r>
      <w:commentRangeStart w:id="33"/>
      <w:r>
        <w:rPr>
          <w:i/>
          <w:iCs/>
        </w:rPr>
        <w:t>contents</w:t>
      </w:r>
      <w:bookmarkEnd w:id="32"/>
      <w:commentRangeEnd w:id="33"/>
      <w:r>
        <w:rPr>
          <w:rStyle w:val="CommentReference"/>
        </w:rPr>
        <w:commentReference w:id="33"/>
      </w:r>
    </w:p>
    <w:p w14:paraId="7E01237D" w14:textId="50AF500E" w:rsidR="00D732DD" w:rsidRPr="007119D9" w:rsidRDefault="00D732DD" w:rsidP="00D732DD">
      <w:pPr>
        <w:pStyle w:val="Caption"/>
      </w:pPr>
      <w:bookmarkStart w:id="34" w:name="_Ref183431149"/>
      <w:bookmarkStart w:id="35" w:name="_Toc187321027"/>
      <w:r>
        <w:t xml:space="preserve">Figure </w:t>
      </w:r>
      <w:fldSimple w:instr=" SEQ Figure \* ARABIC ">
        <w:r w:rsidR="00752396">
          <w:rPr>
            <w:noProof/>
          </w:rPr>
          <w:t>9</w:t>
        </w:r>
      </w:fldSimple>
      <w:bookmarkEnd w:id="34"/>
      <w:r>
        <w:rPr>
          <w:i w:val="0"/>
          <w:iCs/>
        </w:rPr>
        <w:t xml:space="preserve"> Adhesion forces between corn particles of different tissue types and moisture contents</w:t>
      </w:r>
      <w:bookmarkEnd w:id="35"/>
    </w:p>
    <w:p w14:paraId="0CBB72D7" w14:textId="77777777" w:rsidR="00D732DD" w:rsidRDefault="00D732DD" w:rsidP="00D732DD">
      <w:pPr>
        <w:ind w:left="720"/>
        <w:rPr>
          <w:rFonts w:ascii="Arial" w:hAnsi="Arial" w:cs="Arial"/>
          <w:sz w:val="22"/>
          <w:szCs w:val="22"/>
        </w:rPr>
      </w:pPr>
    </w:p>
    <w:p w14:paraId="0E316279" w14:textId="151E3FCE" w:rsidR="00D732DD" w:rsidRPr="006B3112" w:rsidRDefault="00D732DD" w:rsidP="00D732DD">
      <w:pPr>
        <w:pStyle w:val="BodyText"/>
      </w:pPr>
      <w:r>
        <w:lastRenderedPageBreak/>
        <w:t xml:space="preserve">The determined friction coefficient and adhesion forces of corn stover particles are shown in </w:t>
      </w:r>
      <w:r>
        <w:fldChar w:fldCharType="begin"/>
      </w:r>
      <w:r>
        <w:instrText xml:space="preserve"> REF _Ref183431143 \h </w:instrText>
      </w:r>
      <w:r>
        <w:fldChar w:fldCharType="separate"/>
      </w:r>
      <w:r w:rsidR="00752396">
        <w:t xml:space="preserve">Figure </w:t>
      </w:r>
      <w:r w:rsidR="00752396">
        <w:rPr>
          <w:noProof/>
        </w:rPr>
        <w:t>8</w:t>
      </w:r>
      <w:r>
        <w:fldChar w:fldCharType="end"/>
      </w:r>
      <w:r>
        <w:t xml:space="preserve"> and </w:t>
      </w:r>
      <w:r>
        <w:fldChar w:fldCharType="begin"/>
      </w:r>
      <w:r>
        <w:instrText xml:space="preserve"> REF _Ref183431149 \h </w:instrText>
      </w:r>
      <w:r>
        <w:fldChar w:fldCharType="separate"/>
      </w:r>
      <w:r w:rsidR="00752396">
        <w:t xml:space="preserve">Figure </w:t>
      </w:r>
      <w:r w:rsidR="00752396">
        <w:rPr>
          <w:noProof/>
        </w:rPr>
        <w:t>9</w:t>
      </w:r>
      <w:r>
        <w:fldChar w:fldCharType="end"/>
      </w:r>
      <w:r>
        <w:t xml:space="preserve">. </w:t>
      </w:r>
      <w:r w:rsidRPr="006B3112">
        <w:t xml:space="preserve">The analysis of corn stover particle interactions </w:t>
      </w:r>
      <w:proofErr w:type="gramStart"/>
      <w:r w:rsidRPr="006B3112">
        <w:t>reveals</w:t>
      </w:r>
      <w:proofErr w:type="gramEnd"/>
      <w:r w:rsidRPr="006B3112">
        <w:t xml:space="preserve"> distinct patterns in both friction coefficients and adhesion forces across different fraction pairs. Among the friction coefficients, cob-cob and stalk-cob interactions demonstrate the highest values at 0.636 and 0.629 respectively, indicating substantial frictional resistance between these particle types. The moderate friction range includes husk-cob and stalk-husk combinations, showing coefficients of 0.464 and 0.437, while stalk-stalk interactions exhibit intermediate friction behavior with a coefficient of 0.483.</w:t>
      </w:r>
    </w:p>
    <w:p w14:paraId="179B708F" w14:textId="77777777" w:rsidR="00D732DD" w:rsidRPr="006B3112" w:rsidRDefault="00D732DD" w:rsidP="00D732DD">
      <w:r w:rsidRPr="006B3112">
        <w:t>Leaf-based interactions consistently display lower friction coefficients, with leaf-leaf pairs showing 0.255, leaf-husk pairs at 0.275, and leaf-cob combinations reaching 0.445. This pattern suggests that leaf material generally creates less frictional resistance compared to other corn stover components.</w:t>
      </w:r>
    </w:p>
    <w:p w14:paraId="4139E50E" w14:textId="77777777" w:rsidR="00D732DD" w:rsidRPr="006B3112" w:rsidRDefault="00D732DD" w:rsidP="00D732DD">
      <w:r w:rsidRPr="006B3112">
        <w:t>Regarding adhesion forces, all fraction pairs exhibit negative values, indicating attractive forces between particles. Stalk-stalk pairs demonstrate the strongest adhesion with a value of -0.074, closely followed by husk-husk interactions at -0.071. Stalk-cob and leaf-husk pairs show moderate adhesion forces around -0.060, with husk-cob interactions similarly positioned at -0.057.</w:t>
      </w:r>
    </w:p>
    <w:p w14:paraId="65153262" w14:textId="77777777" w:rsidR="00D732DD" w:rsidRDefault="00D732DD" w:rsidP="00D732DD">
      <w:r w:rsidRPr="006B3112">
        <w:t>An interesting inverse relationship emerges between friction and adhesion properties. Notably, cob-cob interactions show the lowest adhesion force at -0.027 despite having high friction, while stalk-leaf and stalk-husk pairs demonstrate relatively lower adhesion forces around -0.043. This pattern suggests that materials with high friction coefficients tend to exhibit lower adhesion forces, while those with strong adhesion generally show moderate friction coefficients. Leaf-based interactions maintain their unique character by consistently showing lower friction coefficients paired with moderate to high adhesion forces.</w:t>
      </w:r>
    </w:p>
    <w:p w14:paraId="793AD3CE" w14:textId="4F3E842B" w:rsidR="00D732DD" w:rsidDel="0078657D" w:rsidRDefault="00D732DD" w:rsidP="00D732DD">
      <w:pPr>
        <w:rPr>
          <w:del w:id="36" w:author="Yi, Hojae" w:date="2025-04-17T11:39:00Z" w16du:dateUtc="2025-04-17T15:39:00Z"/>
        </w:rPr>
      </w:pPr>
      <w:del w:id="37" w:author="Yi, Hojae" w:date="2025-04-17T11:39:00Z" w16du:dateUtc="2025-04-17T15:39:00Z">
        <w:r w:rsidDel="0078657D">
          <w:delText>Regarding the effect of the moisture content, the corn stover particles, tested under air-dried conditions, show significantly higher friction coefficients (mean 0.418) compared to Southern pine residue under similar conditions (mean 0.153). This substantial difference suggests that corn stover particles exhibit stronger mechanical interlocking and surface resistance in dry conditions.</w:delText>
        </w:r>
      </w:del>
    </w:p>
    <w:p w14:paraId="60DC8FDA" w14:textId="2C6152F1" w:rsidR="00D732DD" w:rsidRDefault="00D732DD" w:rsidP="00D732DD">
      <w:del w:id="38" w:author="Yi, Hojae" w:date="2025-04-17T11:39:00Z" w16du:dateUtc="2025-04-17T15:39:00Z">
        <w:r w:rsidDel="0078657D">
          <w:delText>The adhesion forces also demonstrate distinct moisture-dependent behavior. Corn stover particles show consistently negative adhesion forces (mean -0.056) under air-dried conditions, indicating attractive forces between particles. This contrasts with Southern pine residue, which exhibits slightly positive adhesion forces (mean 0.009) when air-dried, suggesting repulsive interactions.</w:delText>
        </w:r>
      </w:del>
    </w:p>
    <w:p w14:paraId="08878E84" w14:textId="0FF51733" w:rsidR="00D732DD" w:rsidDel="0078657D" w:rsidRDefault="00D732DD" w:rsidP="00D732DD">
      <w:pPr>
        <w:rPr>
          <w:del w:id="39" w:author="Yi, Hojae" w:date="2025-04-17T11:39:00Z" w16du:dateUtc="2025-04-17T15:39:00Z"/>
        </w:rPr>
      </w:pPr>
      <w:del w:id="40" w:author="Yi, Hojae" w:date="2025-04-17T11:39:00Z" w16du:dateUtc="2025-04-17T15:39:00Z">
        <w:r w:rsidDel="0078657D">
          <w:delText>The variability in mechanical properties, indicated by standard deviations, shows material-specific patterns. Corn stover demonstrates more consistent behavior with a standard deviation of 0.313 for friction coefficients, while Southern pine residue shows higher variability (0.322) under high humidity conditions.</w:delText>
        </w:r>
      </w:del>
    </w:p>
    <w:p w14:paraId="53731C25" w14:textId="19C85514" w:rsidR="00D732DD" w:rsidDel="0078657D" w:rsidRDefault="00D732DD" w:rsidP="00D732DD">
      <w:pPr>
        <w:rPr>
          <w:del w:id="41" w:author="Yi, Hojae" w:date="2025-04-17T11:39:00Z" w16du:dateUtc="2025-04-17T15:39:00Z"/>
        </w:rPr>
      </w:pPr>
      <w:del w:id="42" w:author="Yi, Hojae" w:date="2025-04-17T11:39:00Z" w16du:dateUtc="2025-04-17T15:39:00Z">
        <w:r w:rsidDel="0078657D">
          <w:delText xml:space="preserve">The adhesion force measurements for corn stover (standard deviation 0.165) show more stability compared to Southern pine residue (standard deviation 7.552 in air-dried </w:delText>
        </w:r>
        <w:r w:rsidDel="0078657D">
          <w:lastRenderedPageBreak/>
          <w:delText>conditions), suggesting that corn stover maintains more consistent inter-particle adhesion properties across varying moisture conditions.</w:delText>
        </w:r>
      </w:del>
    </w:p>
    <w:p w14:paraId="020B8825" w14:textId="1E90D4C6" w:rsidR="00D732DD" w:rsidDel="0078657D" w:rsidRDefault="00D732DD" w:rsidP="00D732DD">
      <w:pPr>
        <w:rPr>
          <w:del w:id="43" w:author="Yi, Hojae" w:date="2025-04-17T11:40:00Z" w16du:dateUtc="2025-04-17T15:40:00Z"/>
        </w:rPr>
      </w:pPr>
      <w:del w:id="44" w:author="Yi, Hojae" w:date="2025-04-17T11:40:00Z" w16du:dateUtc="2025-04-17T15:40:00Z">
        <w:r w:rsidDel="0078657D">
          <w:delText>The mechanical behavior of corn stover appears more robust to moisture effects compared to Southern pine residue, which shows dramatic changes between air-dried and high humidity conditions. This stability in corn stover's properties suggests it may be more suitable for applications requiring consistent mechanical behavior across varying environmental conditions.</w:delText>
        </w:r>
      </w:del>
    </w:p>
    <w:p w14:paraId="0F72989C" w14:textId="5D876AEC" w:rsidR="00D732DD" w:rsidRPr="006B3112" w:rsidDel="0078657D" w:rsidRDefault="00D732DD" w:rsidP="00D732DD">
      <w:pPr>
        <w:rPr>
          <w:del w:id="45" w:author="Yi, Hojae" w:date="2025-04-17T11:40:00Z" w16du:dateUtc="2025-04-17T15:40:00Z"/>
        </w:rPr>
      </w:pPr>
      <w:del w:id="46" w:author="Yi, Hojae" w:date="2025-04-17T11:40:00Z" w16du:dateUtc="2025-04-17T15:40:00Z">
        <w:r w:rsidDel="0078657D">
          <w:delText>These moisture-dependent characteristics add important context to the previously discussed friction and adhesion patterns among different corn stover fraction pairs, highlighting the material's unique mechanical properties in biomass processing applications.</w:delText>
        </w:r>
      </w:del>
    </w:p>
    <w:p w14:paraId="2E267A28" w14:textId="02D2A7D8" w:rsidR="00D732DD" w:rsidRDefault="00D732DD" w:rsidP="00A8147E">
      <w:pPr>
        <w:pStyle w:val="BodyText"/>
      </w:pPr>
      <w:r>
        <w:t>----------------------------------------------------------------------------------------------------------------</w:t>
      </w:r>
    </w:p>
    <w:p w14:paraId="29EC0C79" w14:textId="45508082" w:rsidR="00B76F5E" w:rsidRDefault="00BE64D4" w:rsidP="00A8147E">
      <w:pPr>
        <w:pStyle w:val="FirstParagraph"/>
      </w:pPr>
      <w:r>
        <w:t xml:space="preserve">Corn stover interactions involving cob fractions were found to contain the largest peaks and variance in friction coefficients (Table </w:t>
      </w:r>
      <w:hyperlink w:anchor="tab:org6c74d9c">
        <w:r>
          <w:rPr>
            <w:rStyle w:val="Hyperlink"/>
          </w:rPr>
          <w:t>4</w:t>
        </w:r>
      </w:hyperlink>
      <w:r>
        <w:t>).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5FA73E18" w14:textId="3196AF70" w:rsidR="00B76F5E" w:rsidRDefault="00B76F5E" w:rsidP="00A8147E">
      <w:pPr>
        <w:pStyle w:val="TableCaption"/>
      </w:pPr>
      <w:bookmarkStart w:id="47" w:name="tab:org6c74d9c"/>
    </w:p>
    <w:p w14:paraId="1CEF5499" w14:textId="2E0C77A4" w:rsidR="006773F5" w:rsidRDefault="006773F5" w:rsidP="00A8147E">
      <w:pPr>
        <w:pStyle w:val="Caption"/>
      </w:pPr>
      <w:r>
        <w:t xml:space="preserve">Table </w:t>
      </w:r>
      <w:fldSimple w:instr=" SEQ Table \* ARABIC ">
        <w:r w:rsidR="00752396">
          <w:rPr>
            <w:noProof/>
          </w:rPr>
          <w:t>4</w:t>
        </w:r>
      </w:fldSimple>
      <w:r>
        <w:t xml:space="preserve"> </w:t>
      </w:r>
      <w:r w:rsidR="00B65A39">
        <w:t>Determined Coefficient of friction and adhesion force values of corn stover particles from different tissue types</w:t>
      </w:r>
    </w:p>
    <w:tbl>
      <w:tblPr>
        <w:tblStyle w:val="SimpleTableHY"/>
        <w:tblW w:w="0" w:type="auto"/>
        <w:tblInd w:w="960" w:type="dxa"/>
        <w:tblBorders>
          <w:top w:val="single" w:sz="4" w:space="0" w:color="auto"/>
          <w:bottom w:val="single" w:sz="4" w:space="0" w:color="auto"/>
        </w:tblBorders>
        <w:tblLook w:val="0000" w:firstRow="0" w:lastRow="0" w:firstColumn="0" w:lastColumn="0" w:noHBand="0" w:noVBand="0"/>
      </w:tblPr>
      <w:tblGrid>
        <w:gridCol w:w="1284"/>
        <w:gridCol w:w="1313"/>
        <w:gridCol w:w="1206"/>
        <w:gridCol w:w="1180"/>
        <w:gridCol w:w="1206"/>
      </w:tblGrid>
      <w:tr w:rsidR="00723928" w14:paraId="2A4580AE" w14:textId="12AC64E1" w:rsidTr="00723928">
        <w:tc>
          <w:tcPr>
            <w:tcW w:w="0" w:type="auto"/>
            <w:tcBorders>
              <w:top w:val="single" w:sz="4" w:space="0" w:color="auto"/>
              <w:bottom w:val="nil"/>
            </w:tcBorders>
            <w:vAlign w:val="center"/>
          </w:tcPr>
          <w:p w14:paraId="2E060B24" w14:textId="1ED00FF7" w:rsidR="00723928" w:rsidRDefault="00723928" w:rsidP="00E56B7D">
            <w:pPr>
              <w:pStyle w:val="Compact"/>
              <w:jc w:val="center"/>
            </w:pPr>
            <w:r>
              <w:t>Paired</w:t>
            </w:r>
            <w:r>
              <w:br/>
              <w:t>Fractions</w:t>
            </w:r>
          </w:p>
        </w:tc>
        <w:tc>
          <w:tcPr>
            <w:tcW w:w="0" w:type="auto"/>
            <w:tcBorders>
              <w:top w:val="single" w:sz="4" w:space="0" w:color="auto"/>
              <w:bottom w:val="nil"/>
            </w:tcBorders>
            <w:vAlign w:val="center"/>
          </w:tcPr>
          <w:p w14:paraId="38E6378D" w14:textId="39EFA541" w:rsidR="00723928" w:rsidRDefault="00723928" w:rsidP="00E56B7D">
            <w:pPr>
              <w:pStyle w:val="Compact"/>
              <w:jc w:val="center"/>
            </w:pPr>
            <w:r>
              <w:t>Average</w:t>
            </w:r>
            <w:r>
              <w:br/>
              <w:t>Friction</w:t>
            </w:r>
            <w:r>
              <w:br/>
              <w:t>Coefficient</w:t>
            </w:r>
          </w:p>
        </w:tc>
        <w:tc>
          <w:tcPr>
            <w:tcW w:w="0" w:type="auto"/>
            <w:tcBorders>
              <w:top w:val="single" w:sz="4" w:space="0" w:color="auto"/>
              <w:bottom w:val="nil"/>
            </w:tcBorders>
            <w:vAlign w:val="center"/>
          </w:tcPr>
          <w:p w14:paraId="72EDDD08" w14:textId="643E026B" w:rsidR="00723928" w:rsidRDefault="00723928" w:rsidP="00E56B7D">
            <w:pPr>
              <w:pStyle w:val="Compact"/>
              <w:jc w:val="center"/>
            </w:pPr>
            <w:r>
              <w:t>Standard</w:t>
            </w:r>
            <w:r>
              <w:br/>
              <w:t>Deviation</w:t>
            </w:r>
          </w:p>
        </w:tc>
        <w:tc>
          <w:tcPr>
            <w:tcW w:w="0" w:type="auto"/>
            <w:tcBorders>
              <w:top w:val="single" w:sz="4" w:space="0" w:color="auto"/>
              <w:bottom w:val="nil"/>
            </w:tcBorders>
            <w:vAlign w:val="center"/>
          </w:tcPr>
          <w:p w14:paraId="77A39AF7" w14:textId="77777777" w:rsidR="00723928" w:rsidRDefault="00723928" w:rsidP="00E56B7D">
            <w:pPr>
              <w:pStyle w:val="Compact"/>
              <w:jc w:val="center"/>
            </w:pPr>
            <w:r>
              <w:t>Mean</w:t>
            </w:r>
            <w:r>
              <w:br/>
              <w:t>Adhesion</w:t>
            </w:r>
            <w:r>
              <w:br/>
              <w:t>Force</w:t>
            </w:r>
          </w:p>
          <w:p w14:paraId="7B7535C1" w14:textId="340B5EC7" w:rsidR="00723928" w:rsidRDefault="00723928" w:rsidP="00E56B7D">
            <w:pPr>
              <w:pStyle w:val="Compact"/>
              <w:jc w:val="center"/>
              <w:rPr>
                <w:lang w:eastAsia="ko-KR"/>
              </w:rPr>
            </w:pPr>
            <w:r>
              <w:rPr>
                <w:rFonts w:hint="eastAsia"/>
                <w:lang w:eastAsia="ko-KR"/>
              </w:rPr>
              <w:t>(N)</w:t>
            </w:r>
          </w:p>
        </w:tc>
        <w:tc>
          <w:tcPr>
            <w:tcW w:w="0" w:type="auto"/>
            <w:tcBorders>
              <w:top w:val="single" w:sz="4" w:space="0" w:color="auto"/>
              <w:bottom w:val="nil"/>
            </w:tcBorders>
            <w:vAlign w:val="bottom"/>
          </w:tcPr>
          <w:p w14:paraId="2F42987F" w14:textId="77777777" w:rsidR="00723928" w:rsidRDefault="00723928" w:rsidP="00E56B7D">
            <w:pPr>
              <w:pStyle w:val="Compact"/>
              <w:jc w:val="center"/>
            </w:pPr>
            <w:r>
              <w:t>Standard</w:t>
            </w:r>
            <w:r>
              <w:br/>
              <w:t>Deviation</w:t>
            </w:r>
          </w:p>
          <w:p w14:paraId="7AA6CBA6" w14:textId="36988203" w:rsidR="00723928" w:rsidRDefault="00723928" w:rsidP="00E56B7D">
            <w:pPr>
              <w:pStyle w:val="Compact"/>
              <w:jc w:val="center"/>
              <w:rPr>
                <w:lang w:eastAsia="ko-KR"/>
              </w:rPr>
            </w:pPr>
            <w:r>
              <w:rPr>
                <w:rFonts w:hint="eastAsia"/>
                <w:lang w:eastAsia="ko-KR"/>
              </w:rPr>
              <w:t>(N)</w:t>
            </w:r>
          </w:p>
        </w:tc>
      </w:tr>
      <w:tr w:rsidR="00723928" w14:paraId="49058D8C" w14:textId="6BDF9D2F" w:rsidTr="00723928">
        <w:tc>
          <w:tcPr>
            <w:tcW w:w="0" w:type="auto"/>
            <w:tcBorders>
              <w:top w:val="single" w:sz="4" w:space="0" w:color="auto"/>
            </w:tcBorders>
            <w:vAlign w:val="center"/>
          </w:tcPr>
          <w:p w14:paraId="45504759" w14:textId="63E45A3A" w:rsidR="00723928" w:rsidRDefault="00723928" w:rsidP="00E56B7D">
            <w:pPr>
              <w:pStyle w:val="Compact"/>
              <w:jc w:val="center"/>
            </w:pPr>
            <w:r>
              <w:t>cob-cob</w:t>
            </w:r>
          </w:p>
        </w:tc>
        <w:tc>
          <w:tcPr>
            <w:tcW w:w="0" w:type="auto"/>
            <w:tcBorders>
              <w:top w:val="single" w:sz="4" w:space="0" w:color="auto"/>
            </w:tcBorders>
            <w:vAlign w:val="center"/>
          </w:tcPr>
          <w:p w14:paraId="33CDFBC6" w14:textId="686E8FD3" w:rsidR="00723928" w:rsidRDefault="00723928" w:rsidP="00E56B7D">
            <w:pPr>
              <w:pStyle w:val="Compact"/>
              <w:jc w:val="center"/>
              <w:rPr>
                <w:lang w:eastAsia="ko-KR"/>
              </w:rPr>
            </w:pPr>
            <w:r>
              <w:t>0.</w:t>
            </w:r>
            <w:r>
              <w:rPr>
                <w:rFonts w:hint="eastAsia"/>
                <w:lang w:eastAsia="ko-KR"/>
              </w:rPr>
              <w:t>70</w:t>
            </w:r>
          </w:p>
        </w:tc>
        <w:tc>
          <w:tcPr>
            <w:tcW w:w="0" w:type="auto"/>
            <w:tcBorders>
              <w:top w:val="single" w:sz="4" w:space="0" w:color="auto"/>
            </w:tcBorders>
            <w:vAlign w:val="center"/>
          </w:tcPr>
          <w:p w14:paraId="004097A0" w14:textId="05A997BE" w:rsidR="00723928" w:rsidRDefault="00723928" w:rsidP="00E56B7D">
            <w:pPr>
              <w:pStyle w:val="Compact"/>
              <w:jc w:val="center"/>
              <w:rPr>
                <w:lang w:eastAsia="ko-KR"/>
              </w:rPr>
            </w:pPr>
            <w:r>
              <w:t>0.</w:t>
            </w:r>
            <w:r>
              <w:rPr>
                <w:rFonts w:hint="eastAsia"/>
                <w:lang w:eastAsia="ko-KR"/>
              </w:rPr>
              <w:t>16</w:t>
            </w:r>
          </w:p>
        </w:tc>
        <w:tc>
          <w:tcPr>
            <w:tcW w:w="0" w:type="auto"/>
            <w:tcBorders>
              <w:top w:val="single" w:sz="4" w:space="0" w:color="auto"/>
            </w:tcBorders>
            <w:vAlign w:val="center"/>
          </w:tcPr>
          <w:p w14:paraId="34737ED9" w14:textId="38A49DBB" w:rsidR="00723928" w:rsidRDefault="00723928" w:rsidP="00E56B7D">
            <w:pPr>
              <w:pStyle w:val="Compact"/>
              <w:jc w:val="center"/>
              <w:rPr>
                <w:lang w:eastAsia="ko-KR"/>
              </w:rPr>
            </w:pPr>
            <w:r>
              <w:rPr>
                <w:rFonts w:hint="eastAsia"/>
                <w:lang w:eastAsia="ko-KR"/>
              </w:rPr>
              <w:t>-0.02</w:t>
            </w:r>
          </w:p>
        </w:tc>
        <w:tc>
          <w:tcPr>
            <w:tcW w:w="0" w:type="auto"/>
            <w:tcBorders>
              <w:top w:val="single" w:sz="4" w:space="0" w:color="auto"/>
            </w:tcBorders>
            <w:vAlign w:val="center"/>
          </w:tcPr>
          <w:p w14:paraId="7C9DF3E7" w14:textId="22DCAACB" w:rsidR="00723928" w:rsidRDefault="00723928" w:rsidP="00E56B7D">
            <w:pPr>
              <w:pStyle w:val="Compact"/>
              <w:jc w:val="center"/>
              <w:rPr>
                <w:lang w:eastAsia="ko-KR"/>
              </w:rPr>
            </w:pPr>
            <w:r>
              <w:rPr>
                <w:rFonts w:hint="eastAsia"/>
                <w:lang w:eastAsia="ko-KR"/>
              </w:rPr>
              <w:t>0.23</w:t>
            </w:r>
          </w:p>
        </w:tc>
      </w:tr>
      <w:tr w:rsidR="00723928" w14:paraId="093B3C80" w14:textId="52A2F168" w:rsidTr="00723928">
        <w:tc>
          <w:tcPr>
            <w:tcW w:w="0" w:type="auto"/>
            <w:vAlign w:val="center"/>
          </w:tcPr>
          <w:p w14:paraId="0C58543A" w14:textId="77777777" w:rsidR="00723928" w:rsidRDefault="00723928" w:rsidP="00E56B7D">
            <w:pPr>
              <w:pStyle w:val="Compact"/>
              <w:jc w:val="center"/>
            </w:pPr>
            <w:proofErr w:type="gramStart"/>
            <w:r>
              <w:t>husk</w:t>
            </w:r>
            <w:proofErr w:type="gramEnd"/>
            <w:r>
              <w:t>-husk</w:t>
            </w:r>
          </w:p>
        </w:tc>
        <w:tc>
          <w:tcPr>
            <w:tcW w:w="0" w:type="auto"/>
            <w:vAlign w:val="center"/>
          </w:tcPr>
          <w:p w14:paraId="33A3E088" w14:textId="3A0C3832" w:rsidR="00723928" w:rsidRDefault="00723928" w:rsidP="00E56B7D">
            <w:pPr>
              <w:pStyle w:val="Compact"/>
              <w:jc w:val="center"/>
              <w:rPr>
                <w:lang w:eastAsia="ko-KR"/>
              </w:rPr>
            </w:pPr>
            <w:r>
              <w:t>0.</w:t>
            </w:r>
            <w:r>
              <w:rPr>
                <w:rFonts w:hint="eastAsia"/>
                <w:lang w:eastAsia="ko-KR"/>
              </w:rPr>
              <w:t>31</w:t>
            </w:r>
          </w:p>
        </w:tc>
        <w:tc>
          <w:tcPr>
            <w:tcW w:w="0" w:type="auto"/>
            <w:vAlign w:val="center"/>
          </w:tcPr>
          <w:p w14:paraId="30E9825F" w14:textId="504E0669" w:rsidR="00723928" w:rsidRDefault="00723928" w:rsidP="00E56B7D">
            <w:pPr>
              <w:pStyle w:val="Compact"/>
              <w:jc w:val="center"/>
              <w:rPr>
                <w:lang w:eastAsia="ko-KR"/>
              </w:rPr>
            </w:pPr>
            <w:r>
              <w:t>0.</w:t>
            </w:r>
            <w:r>
              <w:rPr>
                <w:rFonts w:hint="eastAsia"/>
                <w:lang w:eastAsia="ko-KR"/>
              </w:rPr>
              <w:t>21</w:t>
            </w:r>
          </w:p>
        </w:tc>
        <w:tc>
          <w:tcPr>
            <w:tcW w:w="0" w:type="auto"/>
            <w:vAlign w:val="center"/>
          </w:tcPr>
          <w:p w14:paraId="2963E204" w14:textId="3FCF787F" w:rsidR="00723928" w:rsidRDefault="00723928" w:rsidP="00E56B7D">
            <w:pPr>
              <w:pStyle w:val="Compact"/>
              <w:jc w:val="center"/>
              <w:rPr>
                <w:lang w:eastAsia="ko-KR"/>
              </w:rPr>
            </w:pPr>
            <w:r>
              <w:rPr>
                <w:rFonts w:hint="eastAsia"/>
                <w:lang w:eastAsia="ko-KR"/>
              </w:rPr>
              <w:t>-0.09</w:t>
            </w:r>
          </w:p>
        </w:tc>
        <w:tc>
          <w:tcPr>
            <w:tcW w:w="0" w:type="auto"/>
            <w:vAlign w:val="center"/>
          </w:tcPr>
          <w:p w14:paraId="501412CC" w14:textId="343A4FE0" w:rsidR="00723928" w:rsidRDefault="00723928" w:rsidP="00E56B7D">
            <w:pPr>
              <w:pStyle w:val="Compact"/>
              <w:jc w:val="center"/>
              <w:rPr>
                <w:lang w:eastAsia="ko-KR"/>
              </w:rPr>
            </w:pPr>
            <w:r>
              <w:rPr>
                <w:rFonts w:hint="eastAsia"/>
                <w:lang w:eastAsia="ko-KR"/>
              </w:rPr>
              <w:t>0.12</w:t>
            </w:r>
          </w:p>
        </w:tc>
      </w:tr>
      <w:tr w:rsidR="00723928" w14:paraId="52D62D77" w14:textId="2D220B28" w:rsidTr="00723928">
        <w:tc>
          <w:tcPr>
            <w:tcW w:w="0" w:type="auto"/>
            <w:vAlign w:val="center"/>
          </w:tcPr>
          <w:p w14:paraId="408CA0A4" w14:textId="73B015E3" w:rsidR="00723928" w:rsidRDefault="00723928" w:rsidP="00E56B7D">
            <w:pPr>
              <w:pStyle w:val="Compact"/>
              <w:jc w:val="center"/>
            </w:pPr>
            <w:r>
              <w:t>leaf-leaf</w:t>
            </w:r>
          </w:p>
        </w:tc>
        <w:tc>
          <w:tcPr>
            <w:tcW w:w="0" w:type="auto"/>
            <w:vAlign w:val="center"/>
          </w:tcPr>
          <w:p w14:paraId="6DFB7882" w14:textId="1F0FEA38" w:rsidR="00723928" w:rsidRDefault="00723928" w:rsidP="00E56B7D">
            <w:pPr>
              <w:pStyle w:val="Compact"/>
              <w:jc w:val="center"/>
              <w:rPr>
                <w:lang w:eastAsia="ko-KR"/>
              </w:rPr>
            </w:pPr>
            <w:r>
              <w:t>0.</w:t>
            </w:r>
            <w:r>
              <w:rPr>
                <w:rFonts w:hint="eastAsia"/>
                <w:lang w:eastAsia="ko-KR"/>
              </w:rPr>
              <w:t>29</w:t>
            </w:r>
          </w:p>
        </w:tc>
        <w:tc>
          <w:tcPr>
            <w:tcW w:w="0" w:type="auto"/>
            <w:vAlign w:val="center"/>
          </w:tcPr>
          <w:p w14:paraId="634B179F" w14:textId="52E7FD4A" w:rsidR="00723928" w:rsidRDefault="00723928" w:rsidP="00E56B7D">
            <w:pPr>
              <w:pStyle w:val="Compact"/>
              <w:jc w:val="center"/>
              <w:rPr>
                <w:lang w:eastAsia="ko-KR"/>
              </w:rPr>
            </w:pPr>
            <w:r>
              <w:t>0.0</w:t>
            </w:r>
            <w:r>
              <w:rPr>
                <w:rFonts w:hint="eastAsia"/>
                <w:lang w:eastAsia="ko-KR"/>
              </w:rPr>
              <w:t>8</w:t>
            </w:r>
          </w:p>
        </w:tc>
        <w:tc>
          <w:tcPr>
            <w:tcW w:w="0" w:type="auto"/>
            <w:vAlign w:val="center"/>
          </w:tcPr>
          <w:p w14:paraId="446560B1" w14:textId="1817EB22" w:rsidR="00723928" w:rsidRDefault="00723928" w:rsidP="00E56B7D">
            <w:pPr>
              <w:pStyle w:val="Compact"/>
              <w:jc w:val="center"/>
              <w:rPr>
                <w:lang w:eastAsia="ko-KR"/>
              </w:rPr>
            </w:pPr>
            <w:r>
              <w:rPr>
                <w:rFonts w:hint="eastAsia"/>
                <w:lang w:eastAsia="ko-KR"/>
              </w:rPr>
              <w:t>-0.05</w:t>
            </w:r>
          </w:p>
        </w:tc>
        <w:tc>
          <w:tcPr>
            <w:tcW w:w="0" w:type="auto"/>
            <w:vAlign w:val="center"/>
          </w:tcPr>
          <w:p w14:paraId="0E12B85A" w14:textId="1B187CD1" w:rsidR="00723928" w:rsidRDefault="00723928" w:rsidP="00E56B7D">
            <w:pPr>
              <w:pStyle w:val="Compact"/>
              <w:jc w:val="center"/>
              <w:rPr>
                <w:lang w:eastAsia="ko-KR"/>
              </w:rPr>
            </w:pPr>
            <w:r>
              <w:rPr>
                <w:rFonts w:hint="eastAsia"/>
                <w:lang w:eastAsia="ko-KR"/>
              </w:rPr>
              <w:t>0.09</w:t>
            </w:r>
          </w:p>
        </w:tc>
      </w:tr>
      <w:tr w:rsidR="00723928" w14:paraId="4AA86E9B" w14:textId="7F371EB9" w:rsidTr="00723928">
        <w:tc>
          <w:tcPr>
            <w:tcW w:w="0" w:type="auto"/>
            <w:vAlign w:val="center"/>
          </w:tcPr>
          <w:p w14:paraId="414E036F" w14:textId="44DAAC17" w:rsidR="00723928" w:rsidRDefault="00723928" w:rsidP="00E56B7D">
            <w:pPr>
              <w:pStyle w:val="Compact"/>
              <w:jc w:val="center"/>
            </w:pPr>
            <w:r w:rsidRPr="000D5646">
              <w:t>stalk-stalk</w:t>
            </w:r>
          </w:p>
        </w:tc>
        <w:tc>
          <w:tcPr>
            <w:tcW w:w="0" w:type="auto"/>
            <w:vAlign w:val="center"/>
          </w:tcPr>
          <w:p w14:paraId="68E69B8E" w14:textId="28F5D8ED" w:rsidR="00723928" w:rsidRDefault="00723928" w:rsidP="00E56B7D">
            <w:pPr>
              <w:pStyle w:val="Compact"/>
              <w:jc w:val="center"/>
              <w:rPr>
                <w:lang w:eastAsia="ko-KR"/>
              </w:rPr>
            </w:pPr>
            <w:r w:rsidRPr="000D5646">
              <w:t>0.</w:t>
            </w:r>
            <w:r>
              <w:rPr>
                <w:rFonts w:hint="eastAsia"/>
                <w:lang w:eastAsia="ko-KR"/>
              </w:rPr>
              <w:t>60</w:t>
            </w:r>
          </w:p>
        </w:tc>
        <w:tc>
          <w:tcPr>
            <w:tcW w:w="0" w:type="auto"/>
            <w:vAlign w:val="center"/>
          </w:tcPr>
          <w:p w14:paraId="71EA7571" w14:textId="6803F5A6" w:rsidR="00723928" w:rsidRDefault="00723928" w:rsidP="00E56B7D">
            <w:pPr>
              <w:pStyle w:val="Compact"/>
              <w:jc w:val="center"/>
              <w:rPr>
                <w:lang w:eastAsia="ko-KR"/>
              </w:rPr>
            </w:pPr>
            <w:r w:rsidRPr="000D5646">
              <w:t>0.</w:t>
            </w:r>
            <w:r>
              <w:rPr>
                <w:rFonts w:hint="eastAsia"/>
                <w:lang w:eastAsia="ko-KR"/>
              </w:rPr>
              <w:t>15</w:t>
            </w:r>
          </w:p>
        </w:tc>
        <w:tc>
          <w:tcPr>
            <w:tcW w:w="0" w:type="auto"/>
            <w:vAlign w:val="center"/>
          </w:tcPr>
          <w:p w14:paraId="7CF2ECEB" w14:textId="575E5DF2" w:rsidR="00723928" w:rsidRPr="000D5646" w:rsidRDefault="00723928" w:rsidP="00E56B7D">
            <w:pPr>
              <w:pStyle w:val="Compact"/>
              <w:jc w:val="center"/>
              <w:rPr>
                <w:lang w:eastAsia="ko-KR"/>
              </w:rPr>
            </w:pPr>
            <w:r>
              <w:rPr>
                <w:rFonts w:hint="eastAsia"/>
                <w:lang w:eastAsia="ko-KR"/>
              </w:rPr>
              <w:t>-0.07</w:t>
            </w:r>
          </w:p>
        </w:tc>
        <w:tc>
          <w:tcPr>
            <w:tcW w:w="0" w:type="auto"/>
            <w:vAlign w:val="center"/>
          </w:tcPr>
          <w:p w14:paraId="00A28ABC" w14:textId="3D253E72" w:rsidR="00723928" w:rsidRPr="000D5646" w:rsidRDefault="00723928" w:rsidP="00E56B7D">
            <w:pPr>
              <w:pStyle w:val="Compact"/>
              <w:jc w:val="center"/>
              <w:rPr>
                <w:lang w:eastAsia="ko-KR"/>
              </w:rPr>
            </w:pPr>
            <w:r>
              <w:rPr>
                <w:rFonts w:hint="eastAsia"/>
                <w:lang w:eastAsia="ko-KR"/>
              </w:rPr>
              <w:t>0.13</w:t>
            </w:r>
          </w:p>
        </w:tc>
      </w:tr>
    </w:tbl>
    <w:p w14:paraId="3AA80235" w14:textId="679DA2EF" w:rsidR="00B76F5E" w:rsidRDefault="00B76F5E" w:rsidP="00A8147E">
      <w:pPr>
        <w:pStyle w:val="TableCaption"/>
      </w:pPr>
      <w:bookmarkStart w:id="48" w:name="tab:orgefb11ac"/>
      <w:bookmarkEnd w:id="47"/>
    </w:p>
    <w:p w14:paraId="16454BC4" w14:textId="3DC84E35" w:rsidR="006773F5" w:rsidRDefault="006773F5" w:rsidP="00A8147E">
      <w:pPr>
        <w:pStyle w:val="Caption"/>
      </w:pPr>
      <w:bookmarkStart w:id="49" w:name="_Ref190700535"/>
      <w:bookmarkStart w:id="50" w:name="_Ref190700530"/>
      <w:r>
        <w:t xml:space="preserve">Table </w:t>
      </w:r>
      <w:fldSimple w:instr=" SEQ Table \* ARABIC ">
        <w:r w:rsidR="00752396">
          <w:rPr>
            <w:noProof/>
          </w:rPr>
          <w:t>5</w:t>
        </w:r>
      </w:fldSimple>
      <w:bookmarkEnd w:id="49"/>
      <w:r>
        <w:t xml:space="preserve"> </w:t>
      </w:r>
      <w:r w:rsidR="00B65A39">
        <w:t>Analysis of variation (</w:t>
      </w:r>
      <w:r w:rsidR="00E56B7D">
        <w:rPr>
          <w:rFonts w:hint="eastAsia"/>
          <w:lang w:eastAsia="ko-KR"/>
        </w:rPr>
        <w:t>Dunn</w:t>
      </w:r>
      <w:r w:rsidR="00B65A39">
        <w:t xml:space="preserve"> test) in the coefficient of friction and adhesion force between corn stover particles</w:t>
      </w:r>
      <w:bookmarkEnd w:id="50"/>
    </w:p>
    <w:tbl>
      <w:tblPr>
        <w:tblStyle w:val="SimpleTableHY"/>
        <w:tblW w:w="0" w:type="auto"/>
        <w:tblInd w:w="857" w:type="dxa"/>
        <w:tblLook w:val="0020" w:firstRow="1" w:lastRow="0" w:firstColumn="0" w:lastColumn="0" w:noHBand="0" w:noVBand="0"/>
      </w:tblPr>
      <w:tblGrid>
        <w:gridCol w:w="1477"/>
        <w:gridCol w:w="1932"/>
        <w:gridCol w:w="2428"/>
        <w:gridCol w:w="1811"/>
      </w:tblGrid>
      <w:tr w:rsidR="007C35D7" w14:paraId="23DD8E1B" w14:textId="674B23AC" w:rsidTr="007C35D7">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vAlign w:val="center"/>
          </w:tcPr>
          <w:p w14:paraId="5A69732F" w14:textId="77777777" w:rsidR="007C35D7" w:rsidRDefault="007C35D7" w:rsidP="00022926">
            <w:pPr>
              <w:pStyle w:val="Compact"/>
              <w:jc w:val="center"/>
            </w:pPr>
            <w:r>
              <w:t>Particle Pair</w:t>
            </w:r>
          </w:p>
        </w:tc>
        <w:tc>
          <w:tcPr>
            <w:tcW w:w="0" w:type="auto"/>
            <w:tcBorders>
              <w:top w:val="single" w:sz="4" w:space="0" w:color="auto"/>
            </w:tcBorders>
            <w:vAlign w:val="center"/>
          </w:tcPr>
          <w:p w14:paraId="1A74BA4D" w14:textId="0500F32C" w:rsidR="007C35D7" w:rsidRDefault="007C35D7" w:rsidP="00B65A39">
            <w:pPr>
              <w:pStyle w:val="Compact"/>
            </w:pPr>
            <w:r>
              <w:t>Comparison Pair</w:t>
            </w:r>
          </w:p>
        </w:tc>
        <w:tc>
          <w:tcPr>
            <w:tcW w:w="0" w:type="auto"/>
            <w:tcBorders>
              <w:top w:val="single" w:sz="4" w:space="0" w:color="auto"/>
            </w:tcBorders>
            <w:vAlign w:val="center"/>
          </w:tcPr>
          <w:p w14:paraId="48C0B49C" w14:textId="3DED3AF0" w:rsidR="007C35D7" w:rsidRDefault="007C35D7" w:rsidP="00022926">
            <w:pPr>
              <w:pStyle w:val="Compact"/>
              <w:jc w:val="center"/>
            </w:pPr>
            <w:proofErr w:type="gramStart"/>
            <w:r>
              <w:rPr>
                <w:rFonts w:hint="eastAsia"/>
                <w:lang w:eastAsia="ko-KR"/>
              </w:rPr>
              <w:t>p values</w:t>
            </w:r>
            <w:proofErr w:type="gramEnd"/>
            <w:r>
              <w:rPr>
                <w:rFonts w:hint="eastAsia"/>
                <w:lang w:eastAsia="ko-KR"/>
              </w:rPr>
              <w:t xml:space="preserve"> for </w:t>
            </w:r>
            <w:r>
              <w:br/>
              <w:t>Coefficient of Friction</w:t>
            </w:r>
          </w:p>
        </w:tc>
        <w:tc>
          <w:tcPr>
            <w:tcW w:w="0" w:type="auto"/>
            <w:tcBorders>
              <w:top w:val="single" w:sz="4" w:space="0" w:color="auto"/>
            </w:tcBorders>
          </w:tcPr>
          <w:p w14:paraId="48A474C5" w14:textId="62F37DB5" w:rsidR="007C35D7" w:rsidRDefault="007C35D7" w:rsidP="00022926">
            <w:pPr>
              <w:pStyle w:val="Compact"/>
              <w:jc w:val="center"/>
            </w:pPr>
            <w:r>
              <w:rPr>
                <w:rFonts w:hint="eastAsia"/>
                <w:lang w:eastAsia="ko-KR"/>
              </w:rPr>
              <w:t>p values</w:t>
            </w:r>
            <w:r>
              <w:t xml:space="preserve"> for</w:t>
            </w:r>
            <w:r>
              <w:br/>
              <w:t>Adhesion Force</w:t>
            </w:r>
          </w:p>
        </w:tc>
      </w:tr>
      <w:tr w:rsidR="007C35D7" w14:paraId="627EABC5" w14:textId="682089FF" w:rsidTr="007C35D7">
        <w:tc>
          <w:tcPr>
            <w:tcW w:w="0" w:type="auto"/>
            <w:vAlign w:val="center"/>
          </w:tcPr>
          <w:p w14:paraId="05A15597" w14:textId="08CB8E4C" w:rsidR="007C35D7" w:rsidRDefault="007C35D7" w:rsidP="00022926">
            <w:pPr>
              <w:pStyle w:val="Compact"/>
              <w:jc w:val="center"/>
            </w:pPr>
            <w:r>
              <w:t>cob-cob</w:t>
            </w:r>
          </w:p>
        </w:tc>
        <w:tc>
          <w:tcPr>
            <w:tcW w:w="0" w:type="auto"/>
            <w:vAlign w:val="center"/>
          </w:tcPr>
          <w:p w14:paraId="195D22AD" w14:textId="2955C5FC" w:rsidR="007C35D7" w:rsidRDefault="007C35D7" w:rsidP="00022926">
            <w:pPr>
              <w:pStyle w:val="Compact"/>
              <w:jc w:val="center"/>
            </w:pPr>
            <w:proofErr w:type="gramStart"/>
            <w:r>
              <w:t>husk</w:t>
            </w:r>
            <w:proofErr w:type="gramEnd"/>
            <w:r>
              <w:t>-husk</w:t>
            </w:r>
          </w:p>
        </w:tc>
        <w:tc>
          <w:tcPr>
            <w:tcW w:w="0" w:type="auto"/>
            <w:vAlign w:val="center"/>
          </w:tcPr>
          <w:p w14:paraId="41512ED6" w14:textId="3E507101" w:rsidR="007C35D7" w:rsidRDefault="007C35D7" w:rsidP="00022926">
            <w:pPr>
              <w:pStyle w:val="Compact"/>
              <w:jc w:val="center"/>
              <w:rPr>
                <w:lang w:eastAsia="ko-KR"/>
              </w:rPr>
            </w:pPr>
            <w:r>
              <w:rPr>
                <w:rFonts w:hint="eastAsia"/>
                <w:lang w:eastAsia="ko-KR"/>
              </w:rPr>
              <w:t>3.33e-13</w:t>
            </w:r>
          </w:p>
        </w:tc>
        <w:tc>
          <w:tcPr>
            <w:tcW w:w="0" w:type="auto"/>
          </w:tcPr>
          <w:p w14:paraId="435AF313" w14:textId="4CC0D779" w:rsidR="007C35D7" w:rsidRDefault="007C35D7" w:rsidP="00022926">
            <w:pPr>
              <w:pStyle w:val="Compact"/>
              <w:jc w:val="center"/>
              <w:rPr>
                <w:lang w:eastAsia="ko-KR"/>
              </w:rPr>
            </w:pPr>
            <w:r>
              <w:rPr>
                <w:rFonts w:hint="eastAsia"/>
                <w:lang w:eastAsia="ko-KR"/>
              </w:rPr>
              <w:t>0.53</w:t>
            </w:r>
          </w:p>
        </w:tc>
      </w:tr>
      <w:tr w:rsidR="007C35D7" w14:paraId="29DA8339" w14:textId="132BE7E9" w:rsidTr="007C35D7">
        <w:tc>
          <w:tcPr>
            <w:tcW w:w="0" w:type="auto"/>
            <w:vAlign w:val="center"/>
          </w:tcPr>
          <w:p w14:paraId="30909137" w14:textId="77777777" w:rsidR="007C35D7" w:rsidRDefault="007C35D7" w:rsidP="00022926">
            <w:pPr>
              <w:pStyle w:val="Compact"/>
              <w:jc w:val="center"/>
            </w:pPr>
          </w:p>
        </w:tc>
        <w:tc>
          <w:tcPr>
            <w:tcW w:w="0" w:type="auto"/>
            <w:vAlign w:val="center"/>
          </w:tcPr>
          <w:p w14:paraId="351FACFE" w14:textId="13CB238E" w:rsidR="007C35D7" w:rsidRDefault="007C35D7" w:rsidP="00022926">
            <w:pPr>
              <w:pStyle w:val="Compact"/>
              <w:jc w:val="center"/>
            </w:pPr>
            <w:r>
              <w:t>leaf-leaf</w:t>
            </w:r>
          </w:p>
        </w:tc>
        <w:tc>
          <w:tcPr>
            <w:tcW w:w="0" w:type="auto"/>
            <w:vAlign w:val="center"/>
          </w:tcPr>
          <w:p w14:paraId="774B9686" w14:textId="52DFA745" w:rsidR="007C35D7" w:rsidRDefault="007C35D7" w:rsidP="00022926">
            <w:pPr>
              <w:pStyle w:val="Compact"/>
              <w:jc w:val="center"/>
              <w:rPr>
                <w:lang w:eastAsia="ko-KR"/>
              </w:rPr>
            </w:pPr>
            <w:r>
              <w:rPr>
                <w:rFonts w:hint="eastAsia"/>
                <w:lang w:eastAsia="ko-KR"/>
              </w:rPr>
              <w:t>1.92e-15</w:t>
            </w:r>
          </w:p>
        </w:tc>
        <w:tc>
          <w:tcPr>
            <w:tcW w:w="0" w:type="auto"/>
          </w:tcPr>
          <w:p w14:paraId="166C9E7A" w14:textId="45706C6C" w:rsidR="007C35D7" w:rsidRDefault="007C35D7" w:rsidP="00022926">
            <w:pPr>
              <w:pStyle w:val="Compact"/>
              <w:jc w:val="center"/>
              <w:rPr>
                <w:lang w:eastAsia="ko-KR"/>
              </w:rPr>
            </w:pPr>
            <w:r>
              <w:rPr>
                <w:rFonts w:hint="eastAsia"/>
                <w:lang w:eastAsia="ko-KR"/>
              </w:rPr>
              <w:t>0.75</w:t>
            </w:r>
          </w:p>
        </w:tc>
      </w:tr>
      <w:tr w:rsidR="007C35D7" w14:paraId="49F4F786" w14:textId="60087713" w:rsidTr="007C35D7">
        <w:tc>
          <w:tcPr>
            <w:tcW w:w="0" w:type="auto"/>
            <w:vAlign w:val="center"/>
          </w:tcPr>
          <w:p w14:paraId="3EE8F4F4" w14:textId="77777777" w:rsidR="007C35D7" w:rsidRDefault="007C35D7" w:rsidP="00022926">
            <w:pPr>
              <w:pStyle w:val="Compact"/>
              <w:jc w:val="center"/>
            </w:pPr>
          </w:p>
        </w:tc>
        <w:tc>
          <w:tcPr>
            <w:tcW w:w="0" w:type="auto"/>
            <w:vAlign w:val="center"/>
          </w:tcPr>
          <w:p w14:paraId="0A0A06EA" w14:textId="2B233610" w:rsidR="007C35D7" w:rsidRDefault="007C35D7" w:rsidP="00022926">
            <w:pPr>
              <w:pStyle w:val="Compact"/>
              <w:jc w:val="center"/>
            </w:pPr>
            <w:r>
              <w:t>stalk-stalk</w:t>
            </w:r>
          </w:p>
        </w:tc>
        <w:tc>
          <w:tcPr>
            <w:tcW w:w="0" w:type="auto"/>
            <w:vAlign w:val="center"/>
          </w:tcPr>
          <w:p w14:paraId="5767F37D" w14:textId="4A2CA9FB" w:rsidR="007C35D7" w:rsidRDefault="007C35D7" w:rsidP="00022926">
            <w:pPr>
              <w:pStyle w:val="Compact"/>
              <w:jc w:val="center"/>
              <w:rPr>
                <w:lang w:eastAsia="ko-KR"/>
              </w:rPr>
            </w:pPr>
            <w:r>
              <w:rPr>
                <w:rFonts w:hint="eastAsia"/>
                <w:lang w:eastAsia="ko-KR"/>
              </w:rPr>
              <w:t>5.59e-3</w:t>
            </w:r>
          </w:p>
        </w:tc>
        <w:tc>
          <w:tcPr>
            <w:tcW w:w="0" w:type="auto"/>
          </w:tcPr>
          <w:p w14:paraId="3FCCFC0E" w14:textId="2A030961" w:rsidR="007C35D7" w:rsidRDefault="007C35D7" w:rsidP="00022926">
            <w:pPr>
              <w:pStyle w:val="Compact"/>
              <w:jc w:val="center"/>
              <w:rPr>
                <w:lang w:eastAsia="ko-KR"/>
              </w:rPr>
            </w:pPr>
            <w:r>
              <w:rPr>
                <w:rFonts w:hint="eastAsia"/>
                <w:lang w:eastAsia="ko-KR"/>
              </w:rPr>
              <w:t>0.12</w:t>
            </w:r>
          </w:p>
        </w:tc>
      </w:tr>
      <w:tr w:rsidR="007C35D7" w14:paraId="19716DFD" w14:textId="35EE6AFF" w:rsidTr="007C35D7">
        <w:tc>
          <w:tcPr>
            <w:tcW w:w="0" w:type="auto"/>
            <w:vAlign w:val="center"/>
          </w:tcPr>
          <w:p w14:paraId="2781394D" w14:textId="77777777" w:rsidR="007C35D7" w:rsidRDefault="007C35D7" w:rsidP="00022926">
            <w:pPr>
              <w:pStyle w:val="Compact"/>
              <w:jc w:val="center"/>
            </w:pPr>
            <w:proofErr w:type="gramStart"/>
            <w:r>
              <w:t>husk</w:t>
            </w:r>
            <w:proofErr w:type="gramEnd"/>
            <w:r>
              <w:t>-husk</w:t>
            </w:r>
          </w:p>
        </w:tc>
        <w:tc>
          <w:tcPr>
            <w:tcW w:w="0" w:type="auto"/>
            <w:vAlign w:val="center"/>
          </w:tcPr>
          <w:p w14:paraId="237FF79F" w14:textId="46B1788E" w:rsidR="007C35D7" w:rsidRDefault="007C35D7" w:rsidP="00022926">
            <w:pPr>
              <w:pStyle w:val="Compact"/>
              <w:jc w:val="center"/>
            </w:pPr>
            <w:r>
              <w:t>leaf-leaf</w:t>
            </w:r>
          </w:p>
        </w:tc>
        <w:tc>
          <w:tcPr>
            <w:tcW w:w="0" w:type="auto"/>
            <w:vAlign w:val="center"/>
          </w:tcPr>
          <w:p w14:paraId="07105AA0" w14:textId="47673D5A" w:rsidR="007C35D7" w:rsidRDefault="00723928" w:rsidP="00022926">
            <w:pPr>
              <w:pStyle w:val="Compact"/>
              <w:jc w:val="center"/>
              <w:rPr>
                <w:lang w:eastAsia="ko-KR"/>
              </w:rPr>
            </w:pPr>
            <w:r>
              <w:rPr>
                <w:lang w:eastAsia="ko-KR"/>
              </w:rPr>
              <w:t xml:space="preserve"> </w:t>
            </w:r>
            <w:r w:rsidR="007C35D7">
              <w:rPr>
                <w:rFonts w:hint="eastAsia"/>
                <w:lang w:eastAsia="ko-KR"/>
              </w:rPr>
              <w:t>2</w:t>
            </w:r>
            <w:r>
              <w:rPr>
                <w:lang w:eastAsia="ko-KR"/>
              </w:rPr>
              <w:t>.</w:t>
            </w:r>
            <w:r w:rsidR="007C35D7">
              <w:rPr>
                <w:rFonts w:hint="eastAsia"/>
                <w:lang w:eastAsia="ko-KR"/>
              </w:rPr>
              <w:t>6</w:t>
            </w:r>
            <w:r>
              <w:rPr>
                <w:lang w:eastAsia="ko-KR"/>
              </w:rPr>
              <w:t>e-1</w:t>
            </w:r>
          </w:p>
        </w:tc>
        <w:tc>
          <w:tcPr>
            <w:tcW w:w="0" w:type="auto"/>
          </w:tcPr>
          <w:p w14:paraId="168B7E2C" w14:textId="66DBA31F" w:rsidR="007C35D7" w:rsidRDefault="007C35D7" w:rsidP="00022926">
            <w:pPr>
              <w:pStyle w:val="Compact"/>
              <w:jc w:val="center"/>
              <w:rPr>
                <w:lang w:eastAsia="ko-KR"/>
              </w:rPr>
            </w:pPr>
            <w:r>
              <w:rPr>
                <w:rFonts w:hint="eastAsia"/>
                <w:lang w:eastAsia="ko-KR"/>
              </w:rPr>
              <w:t>0.28</w:t>
            </w:r>
          </w:p>
        </w:tc>
      </w:tr>
      <w:tr w:rsidR="007C35D7" w14:paraId="0EE4BC9D" w14:textId="0074270B" w:rsidTr="007C35D7">
        <w:tc>
          <w:tcPr>
            <w:tcW w:w="0" w:type="auto"/>
            <w:vAlign w:val="center"/>
          </w:tcPr>
          <w:p w14:paraId="2F954FCA" w14:textId="77777777" w:rsidR="007C35D7" w:rsidRDefault="007C35D7" w:rsidP="00022926">
            <w:pPr>
              <w:pStyle w:val="Compact"/>
              <w:jc w:val="center"/>
            </w:pPr>
          </w:p>
        </w:tc>
        <w:tc>
          <w:tcPr>
            <w:tcW w:w="0" w:type="auto"/>
            <w:vAlign w:val="center"/>
          </w:tcPr>
          <w:p w14:paraId="0E22B9CC" w14:textId="128ABA17" w:rsidR="007C35D7" w:rsidRDefault="007C35D7" w:rsidP="00022926">
            <w:pPr>
              <w:pStyle w:val="Compact"/>
              <w:jc w:val="center"/>
            </w:pPr>
            <w:r>
              <w:t>stalk-stalk</w:t>
            </w:r>
          </w:p>
        </w:tc>
        <w:tc>
          <w:tcPr>
            <w:tcW w:w="0" w:type="auto"/>
            <w:vAlign w:val="center"/>
          </w:tcPr>
          <w:p w14:paraId="2C3BD846" w14:textId="03F98EA4" w:rsidR="007C35D7" w:rsidRDefault="007C35D7" w:rsidP="00022926">
            <w:pPr>
              <w:pStyle w:val="Compact"/>
              <w:jc w:val="center"/>
              <w:rPr>
                <w:lang w:eastAsia="ko-KR"/>
              </w:rPr>
            </w:pPr>
            <w:r>
              <w:rPr>
                <w:rFonts w:hint="eastAsia"/>
                <w:lang w:eastAsia="ko-KR"/>
              </w:rPr>
              <w:t>1.88e-6</w:t>
            </w:r>
          </w:p>
        </w:tc>
        <w:tc>
          <w:tcPr>
            <w:tcW w:w="0" w:type="auto"/>
          </w:tcPr>
          <w:p w14:paraId="030A884C" w14:textId="3ACDA8C8" w:rsidR="007C35D7" w:rsidRDefault="007C35D7" w:rsidP="00022926">
            <w:pPr>
              <w:pStyle w:val="Compact"/>
              <w:jc w:val="center"/>
              <w:rPr>
                <w:lang w:eastAsia="ko-KR"/>
              </w:rPr>
            </w:pPr>
            <w:r>
              <w:rPr>
                <w:rFonts w:hint="eastAsia"/>
                <w:lang w:eastAsia="ko-KR"/>
              </w:rPr>
              <w:t>0.26</w:t>
            </w:r>
          </w:p>
        </w:tc>
      </w:tr>
      <w:tr w:rsidR="007C35D7" w14:paraId="049617C6" w14:textId="461B8109" w:rsidTr="007C35D7">
        <w:tc>
          <w:tcPr>
            <w:tcW w:w="0" w:type="auto"/>
            <w:tcBorders>
              <w:bottom w:val="single" w:sz="4" w:space="0" w:color="auto"/>
            </w:tcBorders>
            <w:vAlign w:val="center"/>
          </w:tcPr>
          <w:p w14:paraId="2678C46B" w14:textId="1202935E" w:rsidR="007C35D7" w:rsidRDefault="007C35D7" w:rsidP="00022926">
            <w:pPr>
              <w:pStyle w:val="Compact"/>
              <w:jc w:val="center"/>
            </w:pPr>
            <w:r>
              <w:t>leaf-leaf</w:t>
            </w:r>
          </w:p>
        </w:tc>
        <w:tc>
          <w:tcPr>
            <w:tcW w:w="0" w:type="auto"/>
            <w:tcBorders>
              <w:bottom w:val="single" w:sz="4" w:space="0" w:color="auto"/>
            </w:tcBorders>
            <w:vAlign w:val="center"/>
          </w:tcPr>
          <w:p w14:paraId="02140C39" w14:textId="5272B864" w:rsidR="007C35D7" w:rsidRDefault="007C35D7" w:rsidP="00022926">
            <w:pPr>
              <w:pStyle w:val="Compact"/>
              <w:jc w:val="center"/>
            </w:pPr>
            <w:r>
              <w:t>stalk-stalk</w:t>
            </w:r>
          </w:p>
        </w:tc>
        <w:tc>
          <w:tcPr>
            <w:tcW w:w="0" w:type="auto"/>
            <w:tcBorders>
              <w:bottom w:val="single" w:sz="4" w:space="0" w:color="auto"/>
            </w:tcBorders>
            <w:vAlign w:val="center"/>
          </w:tcPr>
          <w:p w14:paraId="7DA6D714" w14:textId="59075415" w:rsidR="007C35D7" w:rsidRDefault="007C35D7" w:rsidP="00022926">
            <w:pPr>
              <w:pStyle w:val="Compact"/>
              <w:jc w:val="center"/>
              <w:rPr>
                <w:lang w:eastAsia="ko-KR"/>
              </w:rPr>
            </w:pPr>
            <w:r>
              <w:rPr>
                <w:rFonts w:hint="eastAsia"/>
                <w:lang w:eastAsia="ko-KR"/>
              </w:rPr>
              <w:t>2.32e-8</w:t>
            </w:r>
          </w:p>
        </w:tc>
        <w:tc>
          <w:tcPr>
            <w:tcW w:w="0" w:type="auto"/>
            <w:tcBorders>
              <w:bottom w:val="single" w:sz="4" w:space="0" w:color="auto"/>
            </w:tcBorders>
          </w:tcPr>
          <w:p w14:paraId="283208CD" w14:textId="2009F972" w:rsidR="007C35D7" w:rsidRDefault="007C35D7" w:rsidP="00022926">
            <w:pPr>
              <w:pStyle w:val="Compact"/>
              <w:jc w:val="center"/>
              <w:rPr>
                <w:lang w:eastAsia="ko-KR"/>
              </w:rPr>
            </w:pPr>
            <w:r>
              <w:rPr>
                <w:rFonts w:hint="eastAsia"/>
                <w:lang w:eastAsia="ko-KR"/>
              </w:rPr>
              <w:t>0.04</w:t>
            </w:r>
          </w:p>
        </w:tc>
      </w:tr>
    </w:tbl>
    <w:bookmarkEnd w:id="48"/>
    <w:p w14:paraId="112090A0" w14:textId="36B5FE90" w:rsidR="00F90E5C" w:rsidRDefault="007C35D7" w:rsidP="00A8147E">
      <w:pPr>
        <w:pStyle w:val="BodyText"/>
      </w:pPr>
      <w:r>
        <w:t xml:space="preserve">Without an understanding of the population distribution, </w:t>
      </w:r>
      <w:r>
        <w:rPr>
          <w:rFonts w:hint="eastAsia"/>
          <w:lang w:eastAsia="ko-KR"/>
        </w:rPr>
        <w:t>Kruskal-</w:t>
      </w:r>
      <w:proofErr w:type="gramStart"/>
      <w:r>
        <w:rPr>
          <w:rFonts w:hint="eastAsia"/>
          <w:lang w:eastAsia="ko-KR"/>
        </w:rPr>
        <w:t>Wallis</w:t>
      </w:r>
      <w:proofErr w:type="gramEnd"/>
      <w:r>
        <w:rPr>
          <w:rFonts w:hint="eastAsia"/>
          <w:lang w:eastAsia="ko-KR"/>
        </w:rPr>
        <w:t xml:space="preserve"> test </w:t>
      </w:r>
      <w:r>
        <w:t>was conducted to determine the significance across the variance with each corn stover fraction combination</w:t>
      </w:r>
      <w:r>
        <w:rPr>
          <w:rFonts w:hint="eastAsia"/>
          <w:lang w:eastAsia="ko-KR"/>
        </w:rPr>
        <w:t xml:space="preserve"> with Dunn test as the post-hoc test</w:t>
      </w:r>
      <w:r>
        <w:t xml:space="preserve">. </w:t>
      </w:r>
      <w:r>
        <w:rPr>
          <w:rFonts w:hint="eastAsia"/>
          <w:lang w:eastAsia="ko-KR"/>
        </w:rPr>
        <w:t xml:space="preserve">It is found that </w:t>
      </w:r>
      <w:r w:rsidR="00BE64D4">
        <w:t xml:space="preserve">the </w:t>
      </w:r>
      <w:r>
        <w:rPr>
          <w:rFonts w:hint="eastAsia"/>
          <w:lang w:eastAsia="ko-KR"/>
        </w:rPr>
        <w:t xml:space="preserve">tissue type can be a </w:t>
      </w:r>
      <w:r w:rsidR="00BE64D4">
        <w:t xml:space="preserve">source of variance in friction coefficients </w:t>
      </w:r>
      <w:r>
        <w:rPr>
          <w:rFonts w:hint="eastAsia"/>
          <w:lang w:eastAsia="ko-KR"/>
        </w:rPr>
        <w:t>(</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86, </w:t>
      </w:r>
      <w:proofErr w:type="spellStart"/>
      <w:r>
        <w:rPr>
          <w:rFonts w:hint="eastAsia"/>
          <w:lang w:eastAsia="ko-KR"/>
        </w:rPr>
        <w:t>df</w:t>
      </w:r>
      <w:proofErr w:type="spellEnd"/>
      <w:r>
        <w:rPr>
          <w:rFonts w:hint="eastAsia"/>
          <w:lang w:eastAsia="ko-KR"/>
        </w:rPr>
        <w:t xml:space="preserve"> = 3, </w:t>
      </w:r>
      <w:r>
        <w:rPr>
          <w:lang w:eastAsia="ko-KR"/>
        </w:rPr>
        <w:t>p &lt;</w:t>
      </w:r>
      <w:r>
        <w:rPr>
          <w:rFonts w:hint="eastAsia"/>
          <w:lang w:eastAsia="ko-KR"/>
        </w:rPr>
        <w:t xml:space="preserve"> 2e-16)</w:t>
      </w:r>
      <w:r w:rsidR="00BE64D4">
        <w:t xml:space="preserve">. </w:t>
      </w:r>
      <w:r>
        <w:rPr>
          <w:rFonts w:hint="eastAsia"/>
          <w:lang w:eastAsia="ko-KR"/>
        </w:rPr>
        <w:t xml:space="preserve">Post-hoc Dunn test results </w:t>
      </w:r>
      <w:r>
        <w:t>(</w:t>
      </w:r>
      <m:oMath>
        <m:r>
          <w:rPr>
            <w:rFonts w:ascii="Cambria Math" w:hAnsi="Cambria Math"/>
          </w:rPr>
          <m:t>α</m:t>
        </m:r>
        <m:r>
          <m:rPr>
            <m:sty m:val="p"/>
          </m:rPr>
          <w:rPr>
            <w:rFonts w:ascii="Cambria Math" w:hAnsi="Cambria Math"/>
          </w:rPr>
          <m:t>=</m:t>
        </m:r>
        <m:r>
          <w:rPr>
            <w:rFonts w:ascii="Cambria Math" w:hAnsi="Cambria Math"/>
          </w:rPr>
          <m:t>0.05</m:t>
        </m:r>
      </m:oMath>
      <w:r>
        <w:t xml:space="preserve">, </w:t>
      </w:r>
      <w:r>
        <w:fldChar w:fldCharType="begin"/>
      </w:r>
      <w:r>
        <w:instrText xml:space="preserve"> REF _Ref190700535 \h </w:instrText>
      </w:r>
      <w:r>
        <w:fldChar w:fldCharType="separate"/>
      </w:r>
      <w:r w:rsidR="00752396">
        <w:t xml:space="preserve">Table </w:t>
      </w:r>
      <w:r w:rsidR="00752396">
        <w:rPr>
          <w:noProof/>
        </w:rPr>
        <w:t>5</w:t>
      </w:r>
      <w:r>
        <w:fldChar w:fldCharType="end"/>
      </w:r>
      <w:r>
        <w:t>)</w:t>
      </w:r>
      <w:r>
        <w:rPr>
          <w:rFonts w:hint="eastAsia"/>
          <w:lang w:eastAsia="ko-KR"/>
        </w:rPr>
        <w:t xml:space="preserve"> show that particles of different tissue </w:t>
      </w:r>
      <w:r>
        <w:rPr>
          <w:lang w:eastAsia="ko-KR"/>
        </w:rPr>
        <w:t xml:space="preserve">types exhibit significantly different friction coefficients except husk and leaf particles. On the other hand, the adhesion forces are not found to </w:t>
      </w:r>
      <w:r>
        <w:rPr>
          <w:rFonts w:hint="eastAsia"/>
          <w:lang w:eastAsia="ko-KR"/>
        </w:rPr>
        <w:t xml:space="preserve">be </w:t>
      </w:r>
      <w:r>
        <w:rPr>
          <w:lang w:eastAsia="ko-KR"/>
        </w:rPr>
        <w:t>significantly</w:t>
      </w:r>
      <w:r>
        <w:rPr>
          <w:rFonts w:hint="eastAsia"/>
          <w:lang w:eastAsia="ko-KR"/>
        </w:rPr>
        <w:t xml:space="preserve"> different (Kruska-</w:t>
      </w:r>
      <w:proofErr w:type="gramStart"/>
      <w:r>
        <w:rPr>
          <w:rFonts w:hint="eastAsia"/>
          <w:lang w:eastAsia="ko-KR"/>
        </w:rPr>
        <w:t>Wallis</w:t>
      </w:r>
      <w:proofErr w:type="gramEnd"/>
      <w:r>
        <w:rPr>
          <w:rFonts w:hint="eastAsia"/>
          <w:lang w:eastAsia="ko-KR"/>
        </w:rPr>
        <w:t xml:space="preserve"> test, </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4.8, </w:t>
      </w:r>
      <w:proofErr w:type="spellStart"/>
      <w:r>
        <w:rPr>
          <w:rFonts w:hint="eastAsia"/>
          <w:lang w:eastAsia="ko-KR"/>
        </w:rPr>
        <w:t>df</w:t>
      </w:r>
      <w:proofErr w:type="spellEnd"/>
      <w:r>
        <w:rPr>
          <w:rFonts w:hint="eastAsia"/>
          <w:lang w:eastAsia="ko-KR"/>
        </w:rPr>
        <w:t xml:space="preserve"> = 3, </w:t>
      </w:r>
      <w:r>
        <w:rPr>
          <w:lang w:eastAsia="ko-KR"/>
        </w:rPr>
        <w:t>p =</w:t>
      </w:r>
      <w:r>
        <w:rPr>
          <w:rFonts w:hint="eastAsia"/>
          <w:lang w:eastAsia="ko-KR"/>
        </w:rPr>
        <w:t xml:space="preserve"> 0.2)</w:t>
      </w:r>
      <w:r w:rsidR="00BE64D4">
        <w:t xml:space="preserve">. </w:t>
      </w:r>
      <w:r w:rsidR="00D7391B">
        <w:t xml:space="preserve"> </w:t>
      </w:r>
    </w:p>
    <w:p w14:paraId="298865AF" w14:textId="7311C397" w:rsidR="00723928" w:rsidRDefault="00723928" w:rsidP="00723928">
      <w:pPr>
        <w:pStyle w:val="Heading3"/>
      </w:pPr>
      <w:r>
        <w:t>Relationship with Mohr-Coulomb parameters</w:t>
      </w:r>
    </w:p>
    <w:p w14:paraId="4F6DFE1C" w14:textId="77777777" w:rsidR="00723928" w:rsidRDefault="00723928" w:rsidP="00A8147E">
      <w:pPr>
        <w:pStyle w:val="BodyText"/>
      </w:pPr>
      <w:r>
        <w:t>If the friction coefficient and adhesion force between particles are related to the internal angle of friction and cohesion coefficient of the Mohr-Coulomb model, we should observe the correlation between these. Also</w:t>
      </w:r>
      <w:proofErr w:type="gramStart"/>
      <w:r>
        <w:t>, for</w:t>
      </w:r>
      <w:proofErr w:type="gramEnd"/>
      <w:r>
        <w:t xml:space="preserve"> materials with significantly different friction or adhesion forces at the particle scale should exhibit different bulk behavior. </w:t>
      </w:r>
    </w:p>
    <w:p w14:paraId="107582C4" w14:textId="71F9C631" w:rsidR="00EB3017" w:rsidRDefault="00723928" w:rsidP="00A8147E">
      <w:pPr>
        <w:pStyle w:val="BodyText"/>
      </w:pPr>
      <w:r>
        <w:t xml:space="preserve">There exist two different challenges in substantiating this. First, what is an appropriate bulk mechanical test. For Mohr-Coulomb model calibration, sliding or rotating shear </w:t>
      </w:r>
      <w:proofErr w:type="gramStart"/>
      <w:r>
        <w:t>cell</w:t>
      </w:r>
      <w:proofErr w:type="gramEnd"/>
      <w:r>
        <w:t xml:space="preserve"> are most widely used. In their respective test protocols, the angle of internal friction is determined by the common tangent angle of Mohr circles produced with different consolidation stress. In this process, the zero-consolidation pressure corresponds to </w:t>
      </w:r>
      <w:r w:rsidR="00EB3017">
        <w:t xml:space="preserve">the determination of unconfined yield stress of the subject bulk material. </w:t>
      </w:r>
      <w:proofErr w:type="gramStart"/>
      <w:r w:rsidR="00EB3017">
        <w:t>But,</w:t>
      </w:r>
      <w:proofErr w:type="gramEnd"/>
      <w:r w:rsidR="00EB3017">
        <w:t xml:space="preserve"> is it </w:t>
      </w:r>
      <w:proofErr w:type="gramStart"/>
      <w:r w:rsidR="00EB3017">
        <w:t>really so</w:t>
      </w:r>
      <w:proofErr w:type="gramEnd"/>
      <w:r w:rsidR="00EB3017">
        <w:t xml:space="preserve">? </w:t>
      </w:r>
    </w:p>
    <w:p w14:paraId="6B5B9DC2" w14:textId="5D394622" w:rsidR="00723928" w:rsidRDefault="00EB3017" w:rsidP="00A8147E">
      <w:pPr>
        <w:pStyle w:val="BodyText"/>
      </w:pPr>
      <w:r>
        <w:t xml:space="preserve">The shear cell uses a metal wall as a sample holder, and the reactive lateral stress applied to the test specimen is not known yet it is expected to be non-zero.  Therefore, the response of bulk material sample includes the combination of active and passive lateral pressure development during </w:t>
      </w:r>
      <w:proofErr w:type="gramStart"/>
      <w:r>
        <w:t>shearing</w:t>
      </w:r>
      <w:proofErr w:type="gramEnd"/>
      <w:r>
        <w:t xml:space="preserve">. A rotational shear cell is thought to have less of such </w:t>
      </w:r>
      <w:proofErr w:type="gramStart"/>
      <w:r>
        <w:t>effect</w:t>
      </w:r>
      <w:proofErr w:type="gramEnd"/>
      <w:r>
        <w:t xml:space="preserve">. However, it still includes the frictional resistance between metal wall material and sample specimen. While it is reasonable to assume that such die-wall effect diminishes rapidly following St </w:t>
      </w:r>
      <w:proofErr w:type="spellStart"/>
      <w:r>
        <w:t>Venant’s</w:t>
      </w:r>
      <w:proofErr w:type="spellEnd"/>
      <w:r>
        <w:t xml:space="preserve"> principle, the overall torque measurement includes such effect at the largest diameter, which is expected to be larger because of the distance from the rotation axis. </w:t>
      </w:r>
    </w:p>
    <w:p w14:paraId="4F788DF1" w14:textId="3DC15D6B" w:rsidR="002A5F3C" w:rsidRDefault="002A5F3C" w:rsidP="00A8147E">
      <w:pPr>
        <w:pStyle w:val="BodyText"/>
      </w:pPr>
      <w:r>
        <w:t xml:space="preserve">This also leads to the second challenge, which is the nature of existing plasticity models. Almost </w:t>
      </w:r>
      <w:proofErr w:type="gramStart"/>
      <w:r>
        <w:t>all of</w:t>
      </w:r>
      <w:proofErr w:type="gramEnd"/>
      <w:r>
        <w:t xml:space="preserve"> these constitutive models assume that the bulk material behavior is isotropic and homogeneous. While the latter is generally true, the isotropy assumption should be closely validated. The adoption of plasticity models in </w:t>
      </w:r>
      <w:r w:rsidR="00752396">
        <w:t>soil</w:t>
      </w:r>
      <w:r>
        <w:t xml:space="preserve"> mechanics is also contested from this perspective. It is understandable that anisotropic constitutive models become too complex to be practical. However, it can be argued that the sophisticated constitutive models, e.g., </w:t>
      </w:r>
      <w:proofErr w:type="spellStart"/>
      <w:r>
        <w:t>hypo</w:t>
      </w:r>
      <w:r w:rsidR="00A216D0">
        <w:t>p</w:t>
      </w:r>
      <w:r>
        <w:t>lasticity</w:t>
      </w:r>
      <w:proofErr w:type="spellEnd"/>
      <w:r w:rsidR="00A216D0">
        <w:t xml:space="preserve"> (von </w:t>
      </w:r>
      <w:proofErr w:type="spellStart"/>
      <w:r w:rsidR="00A216D0">
        <w:t>Wolffersdorff</w:t>
      </w:r>
      <w:proofErr w:type="spellEnd"/>
      <w:r w:rsidR="00A216D0">
        <w:t xml:space="preserve">, 1996), </w:t>
      </w:r>
      <w:r>
        <w:t xml:space="preserve">and </w:t>
      </w:r>
      <w:r w:rsidR="00D7391B">
        <w:t xml:space="preserve">variants of </w:t>
      </w:r>
      <w:r>
        <w:t>critical state models</w:t>
      </w:r>
      <w:r w:rsidR="00A216D0">
        <w:t xml:space="preserve"> </w:t>
      </w:r>
      <w:r w:rsidR="00A216D0">
        <w:fldChar w:fldCharType="begin"/>
      </w:r>
      <w:r w:rsidR="00A216D0">
        <w:instrText xml:space="preserve"> ADDIN ZOTERO_ITEM CSL_CITATION {"citationID":"TjK9bjhc","properties":{"formattedCitation":"(Yin et al. 2017; Massoudi 2023; Roscoe and Burland 1968; Schofield and Wroth 1968)","plainCitation":"(Yin et al. 2017; Massoudi 2023; Roscoe and Burland 1968; Schofield and Wroth 1968)","noteIndex":0},"citationItems":[{"id":15721,"uris":["http://zotero.org/users/1475168/items/9P2VIPI2"],"itemData":{"id":15721,"type":"article-journal","abstract":"A novel approach has been developed to predict the mechanical behavior of very coarse granular materials with a constitutive model, which considers both grain breakage and size effect. The behavior of granular assemblies is significantly influenced by particle breakage. A critical-state double-yield-surface model incorporating the change in the critical-state line and in elastic stiffness caused by grain breakage during loading has been adopted. The amount of grain breakage was estimated by extending the size effect theory on individual grains to granular assemblies. The results from earlier studies on granular materials with parallel gradations have been usefully exploited to calibrate and to validate the model. Comparisons between experiments and simulations suggest that this approach can predict the mechanical behavior of very coarse granular materials from test results performed on a finer fraction with a homothetic gradation.","container-title":"Journal of Engineering Mechanics","DOI":"10.1061/(ASCE)EM.1943-7889.0001059","ISSN":"0733-9399, 1943-7889","issue":"1","journalAbbreviation":"J. Eng. Mech.","language":"en","page":"C4016006","source":"DOI.org (Crossref)","title":"Modeling Mechanical Behavior of Very Coarse Granular Materials","volume":"143","author":[{"family":"Yin","given":"Zhen-Yu"},{"family":"Hicher","given":"Pierre-Yves"},{"family":"Dano","given":"Christophe"},{"family":"Jin","given":"Yin-Fu"}],"issued":{"date-parts":[["2017",1]]},"citation-key":"yin_modeling_2017"}},{"id":15719,"uris":["http://zotero.org/users/1475168/items/EDUUH69I"],"itemData":{"id":15719,"type":"article-journal","abstract":"In this paper, we provide a brief overview of certain fundamental concepts which can be used to derive constitutive relations for the stress tensor of granular materials. These include concepts such as dilatancy, cohesion, yield criterion, shear banding, etc. The focus will be on the constitutive relations which are used in the so-called ‘frictional flow’ or ‘slow flow’ regime as opposed to the rapid flow regime; in the slow flow regime the material is about to yield or has just yielded and the flow has been initiated. This type of flow occurs in the storage of grains, etc., in silos and bins or hoppers after the valves/gates are opened. The techniques of continuum mechanics are used to discuss constitutive relations where the effects of non-linearities such as yield stress, dilatancy, density gradients, etc., are important.","container-title":"Eng","DOI":"10.3390/eng4040161","ISSN":"2673-4117","issue":"4","language":"en","license":"http://creativecommons.org/licenses/by/3.0/","note":"number: 4\npublisher: Multidisciplinary Digital Publishing Institute","page":"2856-2878","source":"www.mdpi.com","title":"Remarks on Constitutive Modeling of Granular Materials","volume":"4","author":[{"family":"Massoudi","given":"Mehrdad"}],"issued":{"date-parts":[["2023",12]]},"citation-key":"massoudi_remarks_2023"}},{"id":173,"uris":["http://zotero.org/users/1475168/items/32P5S2I4"],"itemData":{"id":173,"type":"paper-conference","container-title":"Engineering Plasticity","event-place":"Cambridge, UK","event-title":"Engineering Plasticity","page":"535-609","publisher-place":"Cambridge, UK","source":"trid.trb.org","title":"On the Generalized Stress-Strain Behavior of Wet Clay","URL":"https://trid.trb.org/view/124868","author":[{"family":"Roscoe","given":"K. H."},{"family":"Burland","given":"J. B."}],"accessed":{"date-parts":[["2018",2,13]]},"issued":{"date-parts":[["1968",3]]},"citation-key":"roscoe_generalized_1968"}},{"id":2829,"uris":["http://zotero.org/users/1475168/items/NQ3MIJ96"],"itemData":{"id":2829,"type":"book","event-place":"London, New York etc.","ISBN":"978-0-641-94048-4","language":"English","publisher":"McGraw-Hill","publisher-place":"London, New York etc.","source":"Amazon","title":"Critical state soil mechanics","author":[{"family":"Schofield","given":"Andrew"},{"family":"Wroth","given":"Peter"}],"issued":{"date-parts":[["1968"]]},"citation-key":"schofield_critical_1968"}}],"schema":"https://github.com/citation-style-language/schema/raw/master/csl-citation.json"} </w:instrText>
      </w:r>
      <w:r w:rsidR="00A216D0">
        <w:fldChar w:fldCharType="separate"/>
      </w:r>
      <w:r w:rsidR="00A216D0" w:rsidRPr="00A216D0">
        <w:rPr>
          <w:rFonts w:ascii="Cambria" w:hAnsi="Cambria"/>
        </w:rPr>
        <w:t>(Yin et al. 2017; Massoudi 2023; Roscoe and Burland 1968; Schofield and Wroth 1968)</w:t>
      </w:r>
      <w:r w:rsidR="00A216D0">
        <w:fldChar w:fldCharType="end"/>
      </w:r>
      <w:r w:rsidR="00A216D0">
        <w:t>.</w:t>
      </w:r>
      <w:r>
        <w:t xml:space="preserve">, developed to overcome the gap between model prediction and observations of the real </w:t>
      </w:r>
      <w:r>
        <w:lastRenderedPageBreak/>
        <w:t>world are quite complex and there exist scarce or less clear experimental calibration procedure.</w:t>
      </w:r>
    </w:p>
    <w:p w14:paraId="4A2E7CD9" w14:textId="0CC43EF0" w:rsidR="002A5F3C" w:rsidRDefault="002A5F3C" w:rsidP="002A5F3C">
      <w:pPr>
        <w:pStyle w:val="BodyText"/>
      </w:pPr>
      <w:r>
        <w:t>Considering these limitation</w:t>
      </w:r>
      <w:r w:rsidR="00D7391B">
        <w:t>s</w:t>
      </w:r>
      <w:r>
        <w:t>, it is necessary to consider experimental method</w:t>
      </w:r>
      <w:r w:rsidR="00D7391B">
        <w:t>s</w:t>
      </w:r>
      <w:r>
        <w:t xml:space="preserve"> that minimize the influences from interaction between test specimen and the instrument. We plan to </w:t>
      </w:r>
      <w:r w:rsidR="00D7391B">
        <w:t>investigate</w:t>
      </w:r>
      <w:r>
        <w:t xml:space="preserve"> such experimental calibration of </w:t>
      </w:r>
      <w:r w:rsidR="00D7391B">
        <w:t>the widely</w:t>
      </w:r>
      <w:r>
        <w:t xml:space="preserve"> considered </w:t>
      </w:r>
      <w:proofErr w:type="spellStart"/>
      <w:r>
        <w:t>elasto</w:t>
      </w:r>
      <w:proofErr w:type="spellEnd"/>
      <w:r>
        <w:t>-plasticity constitutive model. Then, we will be able to investigate the hypothesized relationship between the bulk mechanical properties of milled biomass and experimental measurements of particle-to-particle mechanical interactions.</w:t>
      </w:r>
    </w:p>
    <w:p w14:paraId="5E9E307C" w14:textId="26CA4838" w:rsidR="00F90E5C" w:rsidRDefault="002A5F3C" w:rsidP="00D7391B">
      <w:pPr>
        <w:pStyle w:val="BodyText"/>
      </w:pPr>
      <w:r>
        <w:t xml:space="preserve">In addition to the relationship between friction coefficient and adhesion force between particles and the corresponding mechanical properties of bulk biomass, we should be able to examine the origin of </w:t>
      </w:r>
      <w:r w:rsidR="00FF6BBC">
        <w:t>Reynolds dilatancy</w:t>
      </w:r>
      <w:r w:rsidR="00A216D0">
        <w:t xml:space="preserve"> </w:t>
      </w:r>
      <w:r w:rsidR="00A216D0">
        <w:fldChar w:fldCharType="begin"/>
      </w:r>
      <w:r w:rsidR="00A216D0">
        <w:instrText xml:space="preserve"> ADDIN ZOTERO_ITEM CSL_CITATION {"citationID":"lL0NzhB9","properties":{"formattedCitation":"(Reynolds 1885; Rowe 1969)","plainCitation":"(Reynolds 1885; Rowe 1969)","noteIndex":0},"citationItems":[{"id":15095,"uris":["http://zotero.org/users/1475168/items/XHWQW2HL"],"itemData":{"id":15095,"type":"article-journal","abstract":"n/a","DOI":"10.1080/14786448508627791","source":"Zenodo","title":"LVII.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id":15094,"uris":["http://zotero.org/users/1475168/items/5VBYCJL4"],"itemData":{"id":15094,"type":"article-journal","container-title":"Géotechnique","DOI":"10.1680/geot.1969.19.1.1","ISSN":"0016-8505, 1751-7656","issue":"1","language":"en","page":"1-5","source":"DOI.org (Crossref)","title":"Osborne Reynolds and Dilatancy","volume":"19","author":[{"family":"Rowe","given":"P. W."}],"issued":{"date-parts":[["1969",1,3]]},"citation-key":"rowe_osborne_1969"}}],"schema":"https://github.com/citation-style-language/schema/raw/master/csl-citation.json"} </w:instrText>
      </w:r>
      <w:r w:rsidR="00A216D0">
        <w:fldChar w:fldCharType="separate"/>
      </w:r>
      <w:r w:rsidR="00A216D0" w:rsidRPr="00A216D0">
        <w:rPr>
          <w:rFonts w:ascii="Cambria" w:hAnsi="Cambria"/>
        </w:rPr>
        <w:t>(Reynolds 1885; Rowe 1969)</w:t>
      </w:r>
      <w:r w:rsidR="00A216D0">
        <w:fldChar w:fldCharType="end"/>
      </w:r>
      <w:r>
        <w:t xml:space="preserve"> during shearing</w:t>
      </w:r>
      <w:r w:rsidR="00752396">
        <w:t xml:space="preserve">. </w:t>
      </w:r>
      <w:r w:rsidR="00752396" w:rsidRPr="00752396">
        <w:t>While strength can arise from interparticle friction, dilatancy concerns volumetric deformation, which is related to the morphology of particles. Therefore, particle size and shape should be considered at the same time.</w:t>
      </w:r>
      <w:r w:rsidR="00A216D0">
        <w:t xml:space="preserve"> </w:t>
      </w:r>
      <w:r w:rsidR="00752396">
        <w:t>B</w:t>
      </w:r>
      <w:r w:rsidR="00A216D0">
        <w:t xml:space="preserve">y decoupling the contact behavior between particles, particle size, and particle shape from the cohort of parameters of a discrete element model. </w:t>
      </w:r>
      <w:r w:rsidR="00D7391B">
        <w:t xml:space="preserve">In other words, the core parameters of DEM contact model can now be quantified with the experimental observation reported in this paper. We </w:t>
      </w:r>
      <w:proofErr w:type="gramStart"/>
      <w:r w:rsidR="00D7391B">
        <w:t>envision</w:t>
      </w:r>
      <w:proofErr w:type="gramEnd"/>
      <w:r w:rsidR="00D7391B">
        <w:t xml:space="preserve"> that this approach will make it possible to investigate how the bulk flow behavior emerges from mechanical interactions between particles at the underlying scale.</w:t>
      </w:r>
    </w:p>
    <w:p w14:paraId="56DDE8E6" w14:textId="77777777" w:rsidR="00B76F5E" w:rsidRDefault="00BE64D4" w:rsidP="00A8147E">
      <w:pPr>
        <w:pStyle w:val="Heading1"/>
      </w:pPr>
      <w:bookmarkStart w:id="51" w:name="sec:org4077605"/>
      <w:bookmarkEnd w:id="19"/>
      <w:bookmarkEnd w:id="28"/>
      <w:r>
        <w:t>Conclusions</w:t>
      </w:r>
    </w:p>
    <w:p w14:paraId="1A3CA28A" w14:textId="7C419D05" w:rsidR="00B76F5E" w:rsidRDefault="00BE64D4" w:rsidP="00A8147E">
      <w:pPr>
        <w:pStyle w:val="FirstParagraph"/>
      </w:pPr>
      <w:r>
        <w:t xml:space="preserve">From the observation that particles of corn cob show a larger standard deviation in the determined coefficient of friction, it can be hypothesized that particles of corn cob will have a high contribution to </w:t>
      </w:r>
      <w:proofErr w:type="gramStart"/>
      <w:r>
        <w:t>an erratic</w:t>
      </w:r>
      <w:proofErr w:type="gramEnd"/>
      <w:r>
        <w:t xml:space="preserve"> feedstock flow behavior. It can also be hypothesized that the cob will generate high frictional forces</w:t>
      </w:r>
      <w:r w:rsidR="000953FE">
        <w:t>,</w:t>
      </w:r>
      <w:r>
        <w:t xml:space="preserve"> considering the high cohesive forces and moderate friction coefficients observed in a corn cob. The experimental data </w:t>
      </w:r>
      <w:proofErr w:type="gramStart"/>
      <w:r>
        <w:t>suggest</w:t>
      </w:r>
      <w:proofErr w:type="gramEnd"/>
      <w:r>
        <w:t xml:space="preserve"> that high-stress feedstock handling applications may be more stable with the removal of corn cob.</w:t>
      </w:r>
    </w:p>
    <w:p w14:paraId="23343996" w14:textId="77777777" w:rsidR="00B76F5E" w:rsidRDefault="00BE64D4" w:rsidP="00A8147E">
      <w:pPr>
        <w:pStyle w:val="BodyText"/>
      </w:pPr>
      <w:r>
        <w:t>It is planned to repeat tests with variations in moisture content. High adhesive forces in cob particles containing ’woody-ring’ subfractions may be reduced as moisture levels increase towards the fiber saturation point, but further studies are required to understand any adverse effects on friction coefficients.</w:t>
      </w:r>
    </w:p>
    <w:p w14:paraId="259204D6" w14:textId="1608AE92" w:rsidR="00B76F5E" w:rsidRDefault="00BE64D4" w:rsidP="00A8147E">
      <w:pPr>
        <w:pStyle w:val="BodyText"/>
      </w:pPr>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w:t>
      </w:r>
      <w:proofErr w:type="spellStart"/>
      <w:r>
        <w:t>cminuting</w:t>
      </w:r>
      <w:proofErr w:type="spellEnd"/>
      <w:r>
        <w:t xml:space="preserve">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6DD05B4F" w14:textId="77777777" w:rsidR="00B76F5E" w:rsidRDefault="00BE64D4" w:rsidP="00A8147E">
      <w:pPr>
        <w:pStyle w:val="Heading2"/>
      </w:pPr>
      <w:bookmarkStart w:id="52" w:name="sec:org9636453"/>
      <w:r>
        <w:lastRenderedPageBreak/>
        <w:t>Future studies</w:t>
      </w:r>
    </w:p>
    <w:p w14:paraId="6D4BD02B" w14:textId="77777777" w:rsidR="00B76F5E" w:rsidRDefault="00BE64D4" w:rsidP="00A8147E">
      <w:pPr>
        <w:pStyle w:val="FirstParagraph"/>
      </w:pPr>
      <w:r>
        <w:t>Using DEM in biomass flow studies</w:t>
      </w:r>
    </w:p>
    <w:p w14:paraId="107E062C" w14:textId="77777777" w:rsidR="00B76F5E" w:rsidRDefault="00BE64D4" w:rsidP="00A8147E">
      <w:pPr>
        <w:pStyle w:val="Heading1"/>
      </w:pPr>
      <w:bookmarkStart w:id="53" w:name="sec:org70dce68"/>
      <w:bookmarkEnd w:id="51"/>
      <w:bookmarkEnd w:id="52"/>
      <w:r>
        <w:t>Acknowledgment</w:t>
      </w:r>
    </w:p>
    <w:p w14:paraId="4DBF85E6" w14:textId="77777777" w:rsidR="00B76F5E" w:rsidRDefault="00BE64D4" w:rsidP="00A8147E">
      <w:pPr>
        <w:pStyle w:val="FirstParagraph"/>
      </w:pPr>
      <w:r>
        <w:t>This material is based upon work supported by the US Department of Energy’s Office of Energy Efficiency and Renewable Energy (EERE) under the Bioenergy Technologies Office, Integrated Biorefinery Optimization award number DE-EE0008936.</w:t>
      </w:r>
    </w:p>
    <w:p w14:paraId="4780A012" w14:textId="77777777" w:rsidR="00B76F5E" w:rsidRDefault="00BE64D4" w:rsidP="00A8147E">
      <w:pPr>
        <w:pStyle w:val="BodyText"/>
      </w:pPr>
      <w:r>
        <w:t>This work was partially supported by USDA NIFA Agricultural Experiment Station project PEN-4671.</w:t>
      </w:r>
    </w:p>
    <w:p w14:paraId="2C89B260" w14:textId="77777777" w:rsidR="00B76F5E" w:rsidRDefault="00BE64D4" w:rsidP="00A8147E">
      <w:pPr>
        <w:pStyle w:val="Heading1"/>
      </w:pPr>
      <w:bookmarkStart w:id="54" w:name="sec:org8ea9cc3"/>
      <w:bookmarkEnd w:id="53"/>
      <w:r>
        <w:t>References</w:t>
      </w:r>
    </w:p>
    <w:p w14:paraId="46B916E3" w14:textId="77777777" w:rsidR="00DA362C" w:rsidRPr="00DA362C" w:rsidRDefault="009A0745" w:rsidP="00DA362C">
      <w:pPr>
        <w:pStyle w:val="Bibliography"/>
        <w:rPr>
          <w:rFonts w:ascii="Cambria" w:hAnsi="Cambria"/>
        </w:rPr>
      </w:pPr>
      <w:r>
        <w:fldChar w:fldCharType="begin"/>
      </w:r>
      <w:r>
        <w:instrText xml:space="preserve"> ADDIN ZOTERO_BIBL {"uncited":[],"omitted":[],"custom":[]} CSL_BIBLIOGRAPHY </w:instrText>
      </w:r>
      <w:r>
        <w:fldChar w:fldCharType="separate"/>
      </w:r>
      <w:r w:rsidR="00DA362C" w:rsidRPr="00DA362C">
        <w:rPr>
          <w:rFonts w:ascii="Cambria" w:hAnsi="Cambria"/>
        </w:rPr>
        <w:t xml:space="preserve">Alderborn, Göran, and Christer Nystrom. 1996. </w:t>
      </w:r>
      <w:r w:rsidR="00DA362C" w:rsidRPr="00DA362C">
        <w:rPr>
          <w:rFonts w:ascii="Cambria" w:hAnsi="Cambria"/>
          <w:i/>
          <w:iCs/>
        </w:rPr>
        <w:t>Pharmaceutical Powder Compaction Technology</w:t>
      </w:r>
      <w:r w:rsidR="00DA362C" w:rsidRPr="00DA362C">
        <w:rPr>
          <w:rFonts w:ascii="Cambria" w:hAnsi="Cambria"/>
        </w:rPr>
        <w:t>. Marcel Dekker, Inc. http://www.diva-portal.org/smash/record.jsf?pid=diva2:87597.</w:t>
      </w:r>
    </w:p>
    <w:p w14:paraId="45AFED3D" w14:textId="77777777" w:rsidR="00DA362C" w:rsidRPr="00DA362C" w:rsidRDefault="00DA362C" w:rsidP="00DA362C">
      <w:pPr>
        <w:pStyle w:val="Bibliography"/>
        <w:rPr>
          <w:rFonts w:ascii="Cambria" w:hAnsi="Cambria"/>
        </w:rPr>
      </w:pPr>
      <w:r w:rsidRPr="00DA362C">
        <w:rPr>
          <w:rFonts w:ascii="Cambria" w:hAnsi="Cambria"/>
        </w:rPr>
        <w:t xml:space="preserve">Al-Hashemi, Hamzah M. Beakawi, and Omar S.Baghabra Al-Amoudi. 2018. “A Review on the Angle of Repose of Granular Materials.” </w:t>
      </w:r>
      <w:r w:rsidRPr="00DA362C">
        <w:rPr>
          <w:rFonts w:ascii="Cambria" w:hAnsi="Cambria"/>
          <w:i/>
          <w:iCs/>
        </w:rPr>
        <w:t>Powder Technology</w:t>
      </w:r>
      <w:r w:rsidRPr="00DA362C">
        <w:rPr>
          <w:rFonts w:ascii="Cambria" w:hAnsi="Cambria"/>
        </w:rPr>
        <w:t xml:space="preserve"> 330 (May):397–417. https://doi.org/10.1016/j.powtec.2018.02.003.</w:t>
      </w:r>
    </w:p>
    <w:p w14:paraId="092D10C9" w14:textId="77777777" w:rsidR="00DA362C" w:rsidRPr="00DA362C" w:rsidRDefault="00DA362C" w:rsidP="00DA362C">
      <w:pPr>
        <w:pStyle w:val="Bibliography"/>
        <w:rPr>
          <w:rFonts w:ascii="Cambria" w:hAnsi="Cambria"/>
        </w:rPr>
      </w:pPr>
      <w:r w:rsidRPr="00DA362C">
        <w:rPr>
          <w:rFonts w:ascii="Cambria" w:hAnsi="Cambria"/>
        </w:rPr>
        <w:t>ANSI/ASAE S424.1. 1992. “Method of Determining and Expressing Particle Size of Chopped Forage Materials by Screening.” Standard ANSI/ASAE S424.1 MAR1992 (R2012). ASABE Standard. Saint Joseph, MI: American Society of Agricultural and Biological Engineers. https://elibrary.asabe.org/azdez.asp?JID=2&amp;AID=23583&amp;CID=s2000&amp;T=2.</w:t>
      </w:r>
    </w:p>
    <w:p w14:paraId="20E99768" w14:textId="77777777" w:rsidR="00DA362C" w:rsidRPr="00DA362C" w:rsidRDefault="00DA362C" w:rsidP="00DA362C">
      <w:pPr>
        <w:pStyle w:val="Bibliography"/>
        <w:rPr>
          <w:rFonts w:ascii="Cambria" w:hAnsi="Cambria"/>
        </w:rPr>
      </w:pPr>
      <w:r w:rsidRPr="00DA362C">
        <w:rPr>
          <w:rFonts w:ascii="Cambria" w:hAnsi="Cambria"/>
        </w:rPr>
        <w:t>ASTM G115-10. 2018. “Guide for Measuring and Reporting Friction Coefficients.” Standard. West Conshohocken, PA: ASTM International. https://doi.org/10.1520/G0115-10R18.</w:t>
      </w:r>
    </w:p>
    <w:p w14:paraId="3C6246F3" w14:textId="77777777" w:rsidR="00DA362C" w:rsidRPr="00DA362C" w:rsidRDefault="00DA362C" w:rsidP="00DA362C">
      <w:pPr>
        <w:pStyle w:val="Bibliography"/>
        <w:rPr>
          <w:rFonts w:ascii="Cambria" w:hAnsi="Cambria"/>
        </w:rPr>
      </w:pPr>
      <w:r w:rsidRPr="00DA362C">
        <w:rPr>
          <w:rFonts w:ascii="Cambria" w:hAnsi="Cambria"/>
        </w:rPr>
        <w:t xml:space="preserve">Chen, Zhengpu, Carl Wassgren, and Kingsly Ambrose. 2020. “Measurements of Grain Kernel Friction Coefficients Using a Reciprocating-Pin Tribometer.” </w:t>
      </w:r>
      <w:r w:rsidRPr="00DA362C">
        <w:rPr>
          <w:rFonts w:ascii="Cambria" w:hAnsi="Cambria"/>
          <w:i/>
          <w:iCs/>
        </w:rPr>
        <w:t>Transactions of the ASABE</w:t>
      </w:r>
      <w:r w:rsidRPr="00DA362C">
        <w:rPr>
          <w:rFonts w:ascii="Cambria" w:hAnsi="Cambria"/>
        </w:rPr>
        <w:t xml:space="preserve"> 63 (3): 675–85. https://doi.org/10.13031/trans.13748.</w:t>
      </w:r>
    </w:p>
    <w:p w14:paraId="2148ADC6" w14:textId="77777777" w:rsidR="00DA362C" w:rsidRPr="00DA362C" w:rsidRDefault="00DA362C" w:rsidP="00DA362C">
      <w:pPr>
        <w:pStyle w:val="Bibliography"/>
        <w:rPr>
          <w:rFonts w:ascii="Cambria" w:hAnsi="Cambria"/>
        </w:rPr>
      </w:pPr>
      <w:r w:rsidRPr="00DA362C">
        <w:rPr>
          <w:rFonts w:ascii="Cambria" w:hAnsi="Cambria"/>
        </w:rPr>
        <w:t xml:space="preserve">Derjaguin, B. V. 1934. “Molekulartheorie Der Äußeren Reibung.” </w:t>
      </w:r>
      <w:r w:rsidRPr="00DA362C">
        <w:rPr>
          <w:rFonts w:ascii="Cambria" w:hAnsi="Cambria"/>
          <w:i/>
          <w:iCs/>
        </w:rPr>
        <w:t>Zeitschrift Für Physik</w:t>
      </w:r>
      <w:r w:rsidRPr="00DA362C">
        <w:rPr>
          <w:rFonts w:ascii="Cambria" w:hAnsi="Cambria"/>
        </w:rPr>
        <w:t xml:space="preserve"> 88 (9–10): 661–75.</w:t>
      </w:r>
    </w:p>
    <w:p w14:paraId="7C3F4211" w14:textId="77777777" w:rsidR="00DA362C" w:rsidRPr="00DA362C" w:rsidRDefault="00DA362C" w:rsidP="00DA362C">
      <w:pPr>
        <w:pStyle w:val="Bibliography"/>
        <w:rPr>
          <w:rFonts w:ascii="Cambria" w:hAnsi="Cambria"/>
        </w:rPr>
      </w:pPr>
      <w:r w:rsidRPr="00DA362C">
        <w:rPr>
          <w:rFonts w:ascii="Cambria" w:hAnsi="Cambria"/>
        </w:rPr>
        <w:t xml:space="preserve">Derjaguin, B. V, V. M Muller, and Yu. P Toporov. 1975. “Effect of Contact Deformations on the Adhesion of Particles.” </w:t>
      </w:r>
      <w:r w:rsidRPr="00DA362C">
        <w:rPr>
          <w:rFonts w:ascii="Cambria" w:hAnsi="Cambria"/>
          <w:i/>
          <w:iCs/>
        </w:rPr>
        <w:t>Journal of Colloid and Interface Science</w:t>
      </w:r>
      <w:r w:rsidRPr="00DA362C">
        <w:rPr>
          <w:rFonts w:ascii="Cambria" w:hAnsi="Cambria"/>
        </w:rPr>
        <w:t xml:space="preserve"> 53 (2): 314–26. https://doi.org/10.1016/0021-9797(75)90018-1.</w:t>
      </w:r>
    </w:p>
    <w:p w14:paraId="21D68EC6" w14:textId="77777777" w:rsidR="00DA362C" w:rsidRPr="00DA362C" w:rsidRDefault="00DA362C" w:rsidP="00DA362C">
      <w:pPr>
        <w:pStyle w:val="Bibliography"/>
        <w:rPr>
          <w:rFonts w:ascii="Cambria" w:hAnsi="Cambria"/>
        </w:rPr>
      </w:pPr>
      <w:r w:rsidRPr="00DA362C">
        <w:rPr>
          <w:rFonts w:ascii="Cambria" w:hAnsi="Cambria"/>
        </w:rPr>
        <w:t xml:space="preserve">Derjaguin, B. V., and Y. P. Toporov. 1994. “Influence of Adhesion on the Sliding and Rolling Friction.” </w:t>
      </w:r>
      <w:r w:rsidRPr="00DA362C">
        <w:rPr>
          <w:rFonts w:ascii="Cambria" w:hAnsi="Cambria"/>
          <w:i/>
          <w:iCs/>
        </w:rPr>
        <w:t>Progress in Surface Science</w:t>
      </w:r>
      <w:r w:rsidRPr="00DA362C">
        <w:rPr>
          <w:rFonts w:ascii="Cambria" w:hAnsi="Cambria"/>
        </w:rPr>
        <w:t xml:space="preserve"> 45 (1): 317–27. https://doi.org/10.1016/0079-6816(94)90064-7.</w:t>
      </w:r>
    </w:p>
    <w:p w14:paraId="3F2FFA80" w14:textId="77777777" w:rsidR="00DA362C" w:rsidRPr="00DA362C" w:rsidRDefault="00DA362C" w:rsidP="00DA362C">
      <w:pPr>
        <w:pStyle w:val="Bibliography"/>
        <w:rPr>
          <w:rFonts w:ascii="Cambria" w:hAnsi="Cambria"/>
        </w:rPr>
      </w:pPr>
      <w:r w:rsidRPr="00DA362C">
        <w:rPr>
          <w:rFonts w:ascii="Cambria" w:hAnsi="Cambria"/>
        </w:rPr>
        <w:lastRenderedPageBreak/>
        <w:t xml:space="preserve">Elekes, Filip, and Eric J. R. Parteli. 2021. “An Expression for the Angle of Repose of Dry Cohesive Granular Materials on Earth and in Planetary Environments.” </w:t>
      </w:r>
      <w:r w:rsidRPr="00DA362C">
        <w:rPr>
          <w:rFonts w:ascii="Cambria" w:hAnsi="Cambria"/>
          <w:i/>
          <w:iCs/>
        </w:rPr>
        <w:t>Proceedings of the National Academy of Sciences</w:t>
      </w:r>
      <w:r w:rsidRPr="00DA362C">
        <w:rPr>
          <w:rFonts w:ascii="Cambria" w:hAnsi="Cambria"/>
        </w:rPr>
        <w:t xml:space="preserve"> 118 (38): e2107965118. https://doi.org/10.1073/pnas.2107965118.</w:t>
      </w:r>
    </w:p>
    <w:p w14:paraId="2EA9DFA9" w14:textId="77777777" w:rsidR="00DA362C" w:rsidRPr="00DA362C" w:rsidRDefault="00DA362C" w:rsidP="00DA362C">
      <w:pPr>
        <w:pStyle w:val="Bibliography"/>
        <w:rPr>
          <w:rFonts w:ascii="Cambria" w:hAnsi="Cambria"/>
        </w:rPr>
      </w:pPr>
      <w:r w:rsidRPr="00DA362C">
        <w:rPr>
          <w:rFonts w:ascii="Cambria" w:hAnsi="Cambria"/>
        </w:rPr>
        <w:t xml:space="preserve">Fayed, M E, and Lambert Otten. 1984. </w:t>
      </w:r>
      <w:r w:rsidRPr="00DA362C">
        <w:rPr>
          <w:rFonts w:ascii="Cambria" w:hAnsi="Cambria"/>
          <w:i/>
          <w:iCs/>
        </w:rPr>
        <w:t>Handbook of Powder Science and Technology</w:t>
      </w:r>
      <w:r w:rsidRPr="00DA362C">
        <w:rPr>
          <w:rFonts w:ascii="Cambria" w:hAnsi="Cambria"/>
        </w:rPr>
        <w:t>. Van Nostrand Reinhold Company Inc, New York, NY 10020.</w:t>
      </w:r>
    </w:p>
    <w:p w14:paraId="45F62418" w14:textId="77777777" w:rsidR="00DA362C" w:rsidRPr="00DA362C" w:rsidRDefault="00DA362C" w:rsidP="00DA362C">
      <w:pPr>
        <w:pStyle w:val="Bibliography"/>
        <w:rPr>
          <w:rFonts w:ascii="Cambria" w:hAnsi="Cambria"/>
        </w:rPr>
      </w:pPr>
      <w:r w:rsidRPr="00DA362C">
        <w:rPr>
          <w:rFonts w:ascii="Cambria" w:hAnsi="Cambria"/>
        </w:rPr>
        <w:t xml:space="preserve">Gao, Jianping, W. D. Luedtke, D. Gourdon, M. Ruths, J. N. Israelachvili, and Uzi Landman. 2004. “Frictional Forces and Amontons’ Law:  From the Molecular to the Macroscopic Scale.” </w:t>
      </w:r>
      <w:r w:rsidRPr="00DA362C">
        <w:rPr>
          <w:rFonts w:ascii="Cambria" w:hAnsi="Cambria"/>
          <w:i/>
          <w:iCs/>
        </w:rPr>
        <w:t>The Journal of Physical Chemistry B</w:t>
      </w:r>
      <w:r w:rsidRPr="00DA362C">
        <w:rPr>
          <w:rFonts w:ascii="Cambria" w:hAnsi="Cambria"/>
        </w:rPr>
        <w:t xml:space="preserve"> 108 (11): 3410–25. https://doi.org/10.1021/jp036362l.</w:t>
      </w:r>
    </w:p>
    <w:p w14:paraId="0ED3946C" w14:textId="77777777" w:rsidR="00DA362C" w:rsidRPr="00DA362C" w:rsidRDefault="00DA362C" w:rsidP="00DA362C">
      <w:pPr>
        <w:pStyle w:val="Bibliography"/>
        <w:rPr>
          <w:rFonts w:ascii="Cambria" w:hAnsi="Cambria"/>
        </w:rPr>
      </w:pPr>
      <w:r w:rsidRPr="00DA362C">
        <w:rPr>
          <w:rFonts w:ascii="Cambria" w:hAnsi="Cambria"/>
        </w:rPr>
        <w:t xml:space="preserve">Ghazavi, M, M Hosseini, and M Mollanouri. 2008. “A Comparison between Angle of Repose and Friction Angle of Sand.” In </w:t>
      </w:r>
      <w:r w:rsidRPr="00DA362C">
        <w:rPr>
          <w:rFonts w:ascii="Cambria" w:hAnsi="Cambria"/>
          <w:i/>
          <w:iCs/>
        </w:rPr>
        <w:t>The 12th International Conference of International Association for Computer Methods and Advances in Geomechanics (IACMAG)</w:t>
      </w:r>
      <w:r w:rsidRPr="00DA362C">
        <w:rPr>
          <w:rFonts w:ascii="Cambria" w:hAnsi="Cambria"/>
        </w:rPr>
        <w:t>, 1–6.</w:t>
      </w:r>
    </w:p>
    <w:p w14:paraId="65F1B5B2" w14:textId="77777777" w:rsidR="00DA362C" w:rsidRPr="00DA362C" w:rsidRDefault="00DA362C" w:rsidP="00DA362C">
      <w:pPr>
        <w:pStyle w:val="Bibliography"/>
        <w:rPr>
          <w:rFonts w:ascii="Cambria" w:hAnsi="Cambria"/>
        </w:rPr>
      </w:pPr>
      <w:r w:rsidRPr="00DA362C">
        <w:rPr>
          <w:rFonts w:ascii="Cambria" w:hAnsi="Cambria"/>
        </w:rPr>
        <w:t xml:space="preserve">Hamed, Ahmed, Yidong Xia, Nepu Saha, Jordan Klinger, David N. Lanning, and Jim Dooley. 2022. “Flowability of Crumbler Rotary Shear Size-Reduced Granular Biomass: An Experiment-Informed Modeling Study on the Angle of Repose.” </w:t>
      </w:r>
      <w:r w:rsidRPr="00DA362C">
        <w:rPr>
          <w:rFonts w:ascii="Cambria" w:hAnsi="Cambria"/>
          <w:i/>
          <w:iCs/>
        </w:rPr>
        <w:t>Frontiers in Energy Research</w:t>
      </w:r>
      <w:r w:rsidRPr="00DA362C">
        <w:rPr>
          <w:rFonts w:ascii="Cambria" w:hAnsi="Cambria"/>
        </w:rPr>
        <w:t xml:space="preserve"> 10. https://www.frontiersin.org/article/10.3389/fenrg.2022.859248.</w:t>
      </w:r>
    </w:p>
    <w:p w14:paraId="04D44BEE" w14:textId="77777777" w:rsidR="00DA362C" w:rsidRPr="00DA362C" w:rsidRDefault="00DA362C" w:rsidP="00DA362C">
      <w:pPr>
        <w:pStyle w:val="Bibliography"/>
        <w:rPr>
          <w:rFonts w:ascii="Cambria" w:hAnsi="Cambria"/>
        </w:rPr>
      </w:pPr>
      <w:r w:rsidRPr="00DA362C">
        <w:rPr>
          <w:rFonts w:ascii="Cambria" w:hAnsi="Cambria"/>
        </w:rPr>
        <w:t xml:space="preserve">Kenney, Kevin L, William A Smith, Garold L Gresham, and Tyler L Westover. 2013. “Understanding Biomass Feedstock Variability.” </w:t>
      </w:r>
      <w:r w:rsidRPr="00DA362C">
        <w:rPr>
          <w:rFonts w:ascii="Cambria" w:hAnsi="Cambria"/>
          <w:i/>
          <w:iCs/>
        </w:rPr>
        <w:t>Biofuels</w:t>
      </w:r>
      <w:r w:rsidRPr="00DA362C">
        <w:rPr>
          <w:rFonts w:ascii="Cambria" w:hAnsi="Cambria"/>
        </w:rPr>
        <w:t xml:space="preserve"> 4 (1): 111–27. https://doi.org/10.4155/bfs.12.83.</w:t>
      </w:r>
    </w:p>
    <w:p w14:paraId="5F7189E7" w14:textId="77777777" w:rsidR="00DA362C" w:rsidRPr="00DA362C" w:rsidRDefault="00DA362C" w:rsidP="00DA362C">
      <w:pPr>
        <w:pStyle w:val="Bibliography"/>
        <w:rPr>
          <w:rFonts w:ascii="Cambria" w:hAnsi="Cambria"/>
        </w:rPr>
      </w:pPr>
      <w:r w:rsidRPr="00DA362C">
        <w:rPr>
          <w:rFonts w:ascii="Cambria" w:hAnsi="Cambria"/>
        </w:rPr>
        <w:t>Liu, Zhichao. 2011. “Measuring the Angle of Repose of Granular Systems Using Hollow Cylinders.” University of Pittsburgh ETD, Pittsburgh, PA: University of Pittsburgh. https://d-scholarship.pitt.edu/6401/.</w:t>
      </w:r>
    </w:p>
    <w:p w14:paraId="21C455B6" w14:textId="77777777" w:rsidR="00DA362C" w:rsidRPr="00DA362C" w:rsidRDefault="00DA362C" w:rsidP="00DA362C">
      <w:pPr>
        <w:pStyle w:val="Bibliography"/>
        <w:rPr>
          <w:rFonts w:ascii="Cambria" w:hAnsi="Cambria"/>
        </w:rPr>
      </w:pPr>
      <w:r w:rsidRPr="00DA362C">
        <w:rPr>
          <w:rFonts w:ascii="Cambria" w:hAnsi="Cambria"/>
        </w:rPr>
        <w:t xml:space="preserve">Massoudi, Mehrdad. 2023. “Remarks on Constitutive Modeling of Granular Materials.” </w:t>
      </w:r>
      <w:r w:rsidRPr="00DA362C">
        <w:rPr>
          <w:rFonts w:ascii="Cambria" w:hAnsi="Cambria"/>
          <w:i/>
          <w:iCs/>
        </w:rPr>
        <w:t>Eng</w:t>
      </w:r>
      <w:r w:rsidRPr="00DA362C">
        <w:rPr>
          <w:rFonts w:ascii="Cambria" w:hAnsi="Cambria"/>
        </w:rPr>
        <w:t xml:space="preserve"> 4 (4): 2856–78. https://doi.org/10.3390/eng4040161.</w:t>
      </w:r>
    </w:p>
    <w:p w14:paraId="0418E516" w14:textId="77777777" w:rsidR="00DA362C" w:rsidRPr="00DA362C" w:rsidRDefault="00DA362C" w:rsidP="00DA362C">
      <w:pPr>
        <w:pStyle w:val="Bibliography"/>
        <w:rPr>
          <w:rFonts w:ascii="Cambria" w:hAnsi="Cambria"/>
        </w:rPr>
      </w:pPr>
      <w:r w:rsidRPr="00DA362C">
        <w:rPr>
          <w:rFonts w:ascii="Cambria" w:hAnsi="Cambria"/>
        </w:rPr>
        <w:t xml:space="preserve">Metcalf, J. R. 1966. “Angle of Repose and Internal Friction.” </w:t>
      </w:r>
      <w:r w:rsidRPr="00DA362C">
        <w:rPr>
          <w:rFonts w:ascii="Cambria" w:hAnsi="Cambria"/>
          <w:i/>
          <w:iCs/>
        </w:rPr>
        <w:t>International Journal of Rock Mechanics and Mining Sciences &amp; Geomechanics Abstracts</w:t>
      </w:r>
      <w:r w:rsidRPr="00DA362C">
        <w:rPr>
          <w:rFonts w:ascii="Cambria" w:hAnsi="Cambria"/>
        </w:rPr>
        <w:t xml:space="preserve"> 3 (2): 155–61. https://doi.org/10.1016/0148-9062(66)90005-2.</w:t>
      </w:r>
    </w:p>
    <w:p w14:paraId="4A1938C9" w14:textId="77777777" w:rsidR="00DA362C" w:rsidRPr="00DA362C" w:rsidRDefault="00DA362C" w:rsidP="00DA362C">
      <w:pPr>
        <w:pStyle w:val="Bibliography"/>
        <w:rPr>
          <w:rFonts w:ascii="Cambria" w:hAnsi="Cambria"/>
        </w:rPr>
      </w:pPr>
      <w:r w:rsidRPr="00DA362C">
        <w:rPr>
          <w:rFonts w:ascii="Cambria" w:hAnsi="Cambria"/>
        </w:rPr>
        <w:t xml:space="preserve">Mohsenin, Nuri N. 1986. </w:t>
      </w:r>
      <w:r w:rsidRPr="00DA362C">
        <w:rPr>
          <w:rFonts w:ascii="Cambria" w:hAnsi="Cambria"/>
          <w:i/>
          <w:iCs/>
        </w:rPr>
        <w:t>Physical Properties of Plant and Animal Materials: Structure, Physical Characteristics, and Mechanical Properties</w:t>
      </w:r>
      <w:r w:rsidRPr="00DA362C">
        <w:rPr>
          <w:rFonts w:ascii="Cambria" w:hAnsi="Cambria"/>
        </w:rPr>
        <w:t>. 2nd rev. and Updated ed. New York, NY: Gordon and Breach Science Publishers.</w:t>
      </w:r>
    </w:p>
    <w:p w14:paraId="44A44EE9" w14:textId="77777777" w:rsidR="00DA362C" w:rsidRPr="00DA362C" w:rsidRDefault="00DA362C" w:rsidP="00DA362C">
      <w:pPr>
        <w:pStyle w:val="Bibliography"/>
        <w:rPr>
          <w:rFonts w:ascii="Cambria" w:hAnsi="Cambria"/>
        </w:rPr>
      </w:pPr>
      <w:r w:rsidRPr="00DA362C">
        <w:rPr>
          <w:rFonts w:ascii="Cambria" w:hAnsi="Cambria"/>
        </w:rPr>
        <w:t xml:space="preserve">Pitenis, Angela A., Duncan Dowson, and W. Gregory Sawyer. 2014. “Leonardo Da Vinci’s Friction Experiments: An Old Story Acknowledged and Repeated.” </w:t>
      </w:r>
      <w:r w:rsidRPr="00DA362C">
        <w:rPr>
          <w:rFonts w:ascii="Cambria" w:hAnsi="Cambria"/>
          <w:i/>
          <w:iCs/>
        </w:rPr>
        <w:t>Tribology Letters</w:t>
      </w:r>
      <w:r w:rsidRPr="00DA362C">
        <w:rPr>
          <w:rFonts w:ascii="Cambria" w:hAnsi="Cambria"/>
        </w:rPr>
        <w:t xml:space="preserve"> 56 (3): 509–15. https://doi.org/10.1007/s11249-014-0428-7.</w:t>
      </w:r>
    </w:p>
    <w:p w14:paraId="6E741CF4" w14:textId="77777777" w:rsidR="00DA362C" w:rsidRPr="00DA362C" w:rsidRDefault="00DA362C" w:rsidP="00DA362C">
      <w:pPr>
        <w:pStyle w:val="Bibliography"/>
        <w:rPr>
          <w:rFonts w:ascii="Cambria" w:hAnsi="Cambria"/>
        </w:rPr>
      </w:pPr>
      <w:r w:rsidRPr="00DA362C">
        <w:rPr>
          <w:rFonts w:ascii="Cambria" w:hAnsi="Cambria"/>
        </w:rPr>
        <w:t xml:space="preserve">Rackl, Michael, Florian E. Grötsch, and Willibald A. Günthner. 2017. “Angle of Repose Revisited: When Is a Heap a Cone?” Edited by F. Radjai, S. Nezamabadi, S. Luding, and J.Y. Delenne. </w:t>
      </w:r>
      <w:r w:rsidRPr="00DA362C">
        <w:rPr>
          <w:rFonts w:ascii="Cambria" w:hAnsi="Cambria"/>
          <w:i/>
          <w:iCs/>
        </w:rPr>
        <w:t>EPJ Web of Conferences</w:t>
      </w:r>
      <w:r w:rsidRPr="00DA362C">
        <w:rPr>
          <w:rFonts w:ascii="Cambria" w:hAnsi="Cambria"/>
        </w:rPr>
        <w:t xml:space="preserve"> 140:02002. https://doi.org/10.1051/epjconf/201714002002.</w:t>
      </w:r>
    </w:p>
    <w:p w14:paraId="7787B473" w14:textId="77777777" w:rsidR="00DA362C" w:rsidRPr="00DA362C" w:rsidRDefault="00DA362C" w:rsidP="00DA362C">
      <w:pPr>
        <w:pStyle w:val="Bibliography"/>
        <w:rPr>
          <w:rFonts w:ascii="Cambria" w:hAnsi="Cambria"/>
        </w:rPr>
      </w:pPr>
      <w:r w:rsidRPr="00DA362C">
        <w:rPr>
          <w:rFonts w:ascii="Cambria" w:hAnsi="Cambria"/>
        </w:rPr>
        <w:lastRenderedPageBreak/>
        <w:t xml:space="preserve">Rao, M. A. 2018. “Transport and Storage of Food Products.” In </w:t>
      </w:r>
      <w:r w:rsidRPr="00DA362C">
        <w:rPr>
          <w:rFonts w:ascii="Cambria" w:hAnsi="Cambria"/>
          <w:i/>
          <w:iCs/>
        </w:rPr>
        <w:t>Handbook of Food Engineering</w:t>
      </w:r>
      <w:r w:rsidRPr="00DA362C">
        <w:rPr>
          <w:rFonts w:ascii="Cambria" w:hAnsi="Cambria"/>
        </w:rPr>
        <w:t>, by Dennis R. Heldman, Daryl B. Lund, and Cristina Sabliov. CRC Press.</w:t>
      </w:r>
    </w:p>
    <w:p w14:paraId="2C228AB4" w14:textId="77777777" w:rsidR="00DA362C" w:rsidRPr="00DA362C" w:rsidRDefault="00DA362C" w:rsidP="00DA362C">
      <w:pPr>
        <w:pStyle w:val="Bibliography"/>
        <w:rPr>
          <w:rFonts w:ascii="Cambria" w:hAnsi="Cambria"/>
        </w:rPr>
      </w:pPr>
      <w:r w:rsidRPr="00DA362C">
        <w:rPr>
          <w:rFonts w:ascii="Cambria" w:hAnsi="Cambria"/>
        </w:rPr>
        <w:t>Reynolds, Osborne. 1885. “LVII. On the Dilatancy of Media Composed of Rigid Particles in Contact. With Experimental Illustrations,” December. https://doi.org/10.1080/14786448508627791.</w:t>
      </w:r>
    </w:p>
    <w:p w14:paraId="442FD6A9" w14:textId="77777777" w:rsidR="00DA362C" w:rsidRPr="00DA362C" w:rsidRDefault="00DA362C" w:rsidP="00DA362C">
      <w:pPr>
        <w:pStyle w:val="Bibliography"/>
        <w:rPr>
          <w:rFonts w:ascii="Cambria" w:hAnsi="Cambria"/>
        </w:rPr>
      </w:pPr>
      <w:r w:rsidRPr="00DA362C">
        <w:rPr>
          <w:rFonts w:ascii="Cambria" w:hAnsi="Cambria"/>
        </w:rPr>
        <w:t xml:space="preserve">Roscoe, K. H., and J. B. Burland. 1968. “On the Generalized Stress-Strain Behavior of Wet Clay.” In </w:t>
      </w:r>
      <w:r w:rsidRPr="00DA362C">
        <w:rPr>
          <w:rFonts w:ascii="Cambria" w:hAnsi="Cambria"/>
          <w:i/>
          <w:iCs/>
        </w:rPr>
        <w:t>Engineering Plasticity</w:t>
      </w:r>
      <w:r w:rsidRPr="00DA362C">
        <w:rPr>
          <w:rFonts w:ascii="Cambria" w:hAnsi="Cambria"/>
        </w:rPr>
        <w:t>, 535–609. Cambridge, UK. https://trid.trb.org/view/124868.</w:t>
      </w:r>
    </w:p>
    <w:p w14:paraId="7A4ADEDE" w14:textId="77777777" w:rsidR="00DA362C" w:rsidRPr="00DA362C" w:rsidRDefault="00DA362C" w:rsidP="00DA362C">
      <w:pPr>
        <w:pStyle w:val="Bibliography"/>
        <w:rPr>
          <w:rFonts w:ascii="Cambria" w:hAnsi="Cambria"/>
        </w:rPr>
      </w:pPr>
      <w:r w:rsidRPr="00DA362C">
        <w:rPr>
          <w:rFonts w:ascii="Cambria" w:hAnsi="Cambria"/>
        </w:rPr>
        <w:t xml:space="preserve">Rowe, P. W. 1969. “Osborne Reynolds and Dilatancy.” </w:t>
      </w:r>
      <w:r w:rsidRPr="00DA362C">
        <w:rPr>
          <w:rFonts w:ascii="Cambria" w:hAnsi="Cambria"/>
          <w:i/>
          <w:iCs/>
        </w:rPr>
        <w:t>Géotechnique</w:t>
      </w:r>
      <w:r w:rsidRPr="00DA362C">
        <w:rPr>
          <w:rFonts w:ascii="Cambria" w:hAnsi="Cambria"/>
        </w:rPr>
        <w:t xml:space="preserve"> 19 (1): 1–5. https://doi.org/10.1680/geot.1969.19.1.1.</w:t>
      </w:r>
    </w:p>
    <w:p w14:paraId="2554E3CF" w14:textId="77777777" w:rsidR="00DA362C" w:rsidRPr="00DA362C" w:rsidRDefault="00DA362C" w:rsidP="00DA362C">
      <w:pPr>
        <w:pStyle w:val="Bibliography"/>
        <w:rPr>
          <w:rFonts w:ascii="Cambria" w:hAnsi="Cambria"/>
        </w:rPr>
      </w:pPr>
      <w:r w:rsidRPr="00DA362C">
        <w:rPr>
          <w:rFonts w:ascii="Cambria" w:hAnsi="Cambria"/>
        </w:rPr>
        <w:t xml:space="preserve">Schofield, Andrew, and Peter Wroth. 1968. </w:t>
      </w:r>
      <w:r w:rsidRPr="00DA362C">
        <w:rPr>
          <w:rFonts w:ascii="Cambria" w:hAnsi="Cambria"/>
          <w:i/>
          <w:iCs/>
        </w:rPr>
        <w:t>Critical State Soil Mechanics</w:t>
      </w:r>
      <w:r w:rsidRPr="00DA362C">
        <w:rPr>
          <w:rFonts w:ascii="Cambria" w:hAnsi="Cambria"/>
        </w:rPr>
        <w:t>. London, New York etc.: McGraw-Hill.</w:t>
      </w:r>
    </w:p>
    <w:p w14:paraId="44B44B19" w14:textId="77777777" w:rsidR="00DA362C" w:rsidRPr="00DA362C" w:rsidRDefault="00DA362C" w:rsidP="00DA362C">
      <w:pPr>
        <w:pStyle w:val="Bibliography"/>
        <w:rPr>
          <w:rFonts w:ascii="Cambria" w:hAnsi="Cambria"/>
        </w:rPr>
      </w:pPr>
      <w:r w:rsidRPr="00DA362C">
        <w:rPr>
          <w:rFonts w:ascii="Cambria" w:hAnsi="Cambria"/>
        </w:rPr>
        <w:t xml:space="preserve">Sędłak, Paweł, Beata Białobrzeska, Tomasz Stawicki, and Piotr Kostencki. 2017. “Effect of Polypropylene Modification by Impregnation with Oil on Its Wear and Friction Coefficient at Variable Load and Various Friction Rates.” </w:t>
      </w:r>
      <w:r w:rsidRPr="00DA362C">
        <w:rPr>
          <w:rFonts w:ascii="Cambria" w:hAnsi="Cambria"/>
          <w:i/>
          <w:iCs/>
        </w:rPr>
        <w:t>International Journal of Polymer Science</w:t>
      </w:r>
      <w:r w:rsidRPr="00DA362C">
        <w:rPr>
          <w:rFonts w:ascii="Cambria" w:hAnsi="Cambria"/>
        </w:rPr>
        <w:t xml:space="preserve"> 2017 (1): 9123586. https://doi.org/10.1155/2017/9123586.</w:t>
      </w:r>
    </w:p>
    <w:p w14:paraId="53B1E22F" w14:textId="77777777" w:rsidR="00DA362C" w:rsidRPr="00DA362C" w:rsidRDefault="00DA362C" w:rsidP="00DA362C">
      <w:pPr>
        <w:pStyle w:val="Bibliography"/>
        <w:rPr>
          <w:rFonts w:ascii="Cambria" w:hAnsi="Cambria"/>
        </w:rPr>
      </w:pPr>
      <w:r w:rsidRPr="00DA362C">
        <w:rPr>
          <w:rFonts w:ascii="Cambria" w:hAnsi="Cambria"/>
        </w:rPr>
        <w:t xml:space="preserve">Yin, Zhen-Yu, Pierre-Yves Hicher, Christophe Dano, and Yin-Fu Jin. 2017. “Modeling Mechanical Behavior of Very Coarse Granular Materials.” </w:t>
      </w:r>
      <w:r w:rsidRPr="00DA362C">
        <w:rPr>
          <w:rFonts w:ascii="Cambria" w:hAnsi="Cambria"/>
          <w:i/>
          <w:iCs/>
        </w:rPr>
        <w:t>Journal of Engineering Mechanics</w:t>
      </w:r>
      <w:r w:rsidRPr="00DA362C">
        <w:rPr>
          <w:rFonts w:ascii="Cambria" w:hAnsi="Cambria"/>
        </w:rPr>
        <w:t xml:space="preserve"> 143 (1): C4016006. https://doi.org/10.1061/(ASCE)EM.1943-7889.0001059.</w:t>
      </w:r>
    </w:p>
    <w:p w14:paraId="6A3F18B0" w14:textId="77777777" w:rsidR="00DA362C" w:rsidRPr="00DA362C" w:rsidRDefault="00DA362C" w:rsidP="00DA362C">
      <w:pPr>
        <w:pStyle w:val="Bibliography"/>
        <w:rPr>
          <w:rFonts w:ascii="Cambria" w:hAnsi="Cambria"/>
        </w:rPr>
      </w:pPr>
      <w:r w:rsidRPr="00DA362C">
        <w:rPr>
          <w:rFonts w:ascii="Cambria" w:hAnsi="Cambria"/>
        </w:rPr>
        <w:t xml:space="preserve">Zegzulka, Jiri, Jan Necas, Jiri Rozbroj, Daniel Gelnar, Álvaro Ramírez-Gómez, and Lucie Jezerska. 2022. “Internal Friction Angle Model of Particles.” </w:t>
      </w:r>
      <w:r w:rsidRPr="00DA362C">
        <w:rPr>
          <w:rFonts w:ascii="Cambria" w:hAnsi="Cambria"/>
          <w:i/>
          <w:iCs/>
        </w:rPr>
        <w:t>Scientific Reports</w:t>
      </w:r>
      <w:r w:rsidRPr="00DA362C">
        <w:rPr>
          <w:rFonts w:ascii="Cambria" w:hAnsi="Cambria"/>
        </w:rPr>
        <w:t xml:space="preserve"> 12 (1): 2036. https://doi.org/10.1038/s41598-022-05891-8.</w:t>
      </w:r>
    </w:p>
    <w:p w14:paraId="5D704E07" w14:textId="34B1BEFD" w:rsidR="009A0745" w:rsidRPr="009A0745" w:rsidRDefault="009A0745" w:rsidP="009A0745">
      <w:pPr>
        <w:pStyle w:val="BodyText"/>
      </w:pPr>
      <w:r>
        <w:fldChar w:fldCharType="end"/>
      </w:r>
      <w:bookmarkEnd w:id="54"/>
    </w:p>
    <w:sectPr w:rsidR="009A0745" w:rsidRPr="009A0745">
      <w:footerReference w:type="default" r:id="rId2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Yi, Hojae" w:date="2025-01-21T22:52:00Z" w:initials="HY">
    <w:p w14:paraId="355377F5" w14:textId="77777777" w:rsidR="00F26129" w:rsidRDefault="00F26129" w:rsidP="00A8147E">
      <w:pPr>
        <w:pStyle w:val="CommentText"/>
      </w:pPr>
      <w:r>
        <w:rPr>
          <w:rStyle w:val="CommentReference"/>
        </w:rPr>
        <w:annotationRef/>
      </w:r>
      <w:r>
        <w:t>BETO-Interparticle.org Line 441</w:t>
      </w:r>
    </w:p>
  </w:comment>
  <w:comment w:id="33" w:author="Yi, Hojae" w:date="2025-04-10T10:19:00Z" w:initials="HY">
    <w:p w14:paraId="746044E0" w14:textId="77777777" w:rsidR="00D732DD" w:rsidRDefault="00D732DD" w:rsidP="00D732DD">
      <w:pPr>
        <w:pStyle w:val="CommentText"/>
      </w:pPr>
      <w:r>
        <w:rPr>
          <w:rStyle w:val="CommentReference"/>
        </w:rPr>
        <w:annotationRef/>
      </w:r>
      <w:r>
        <w:t>UPDATE this section to include only corn stover particles and interactions between same fractions only.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5377F5" w15:done="0"/>
  <w15:commentEx w15:paraId="74604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448D92" w16cex:dateUtc="2025-01-22T03:52:00Z"/>
  <w16cex:commentExtensible w16cex:durableId="53E1C7EB" w16cex:dateUtc="2025-04-10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5377F5" w16cid:durableId="6C448D92"/>
  <w16cid:commentId w16cid:paraId="746044E0" w16cid:durableId="53E1C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9434F" w14:textId="77777777" w:rsidR="00D155EE" w:rsidRDefault="00D155EE" w:rsidP="00A8147E">
      <w:r>
        <w:separator/>
      </w:r>
    </w:p>
  </w:endnote>
  <w:endnote w:type="continuationSeparator" w:id="0">
    <w:p w14:paraId="793C6D58" w14:textId="77777777" w:rsidR="00D155EE" w:rsidRDefault="00D155EE" w:rsidP="00A8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55" w:author="Yi, Hojae" w:date="2025-04-17T11:40:00Z"/>
  <w:sdt>
    <w:sdtPr>
      <w:id w:val="-1929728204"/>
      <w:docPartObj>
        <w:docPartGallery w:val="Page Numbers (Bottom of Page)"/>
        <w:docPartUnique/>
      </w:docPartObj>
    </w:sdtPr>
    <w:sdtEndPr>
      <w:rPr>
        <w:noProof/>
      </w:rPr>
    </w:sdtEndPr>
    <w:sdtContent>
      <w:customXmlInsRangeEnd w:id="55"/>
      <w:p w14:paraId="42E6236F" w14:textId="366C6CF7" w:rsidR="004361FB" w:rsidRDefault="004361FB">
        <w:pPr>
          <w:pStyle w:val="Footer"/>
          <w:jc w:val="right"/>
          <w:rPr>
            <w:ins w:id="56" w:author="Yi, Hojae" w:date="2025-04-17T11:40:00Z" w16du:dateUtc="2025-04-17T15:40:00Z"/>
          </w:rPr>
        </w:pPr>
        <w:ins w:id="57" w:author="Yi, Hojae" w:date="2025-04-17T11:40:00Z" w16du:dateUtc="2025-04-17T15:40:00Z">
          <w:r>
            <w:fldChar w:fldCharType="begin"/>
          </w:r>
          <w:r>
            <w:instrText xml:space="preserve"> PAGE   \* MERGEFORMAT </w:instrText>
          </w:r>
          <w:r>
            <w:fldChar w:fldCharType="separate"/>
          </w:r>
          <w:r>
            <w:rPr>
              <w:noProof/>
            </w:rPr>
            <w:t>2</w:t>
          </w:r>
          <w:r>
            <w:rPr>
              <w:noProof/>
            </w:rPr>
            <w:fldChar w:fldCharType="end"/>
          </w:r>
        </w:ins>
      </w:p>
      <w:customXmlInsRangeStart w:id="58" w:author="Yi, Hojae" w:date="2025-04-17T11:40:00Z"/>
    </w:sdtContent>
  </w:sdt>
  <w:customXmlInsRangeEnd w:id="58"/>
  <w:p w14:paraId="76362DFB" w14:textId="77777777" w:rsidR="004361FB" w:rsidRDefault="00436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CD323" w14:textId="77777777" w:rsidR="00D155EE" w:rsidRDefault="00D155EE" w:rsidP="00A8147E">
      <w:r>
        <w:separator/>
      </w:r>
    </w:p>
  </w:footnote>
  <w:footnote w:type="continuationSeparator" w:id="0">
    <w:p w14:paraId="4AFA55EC" w14:textId="77777777" w:rsidR="00D155EE" w:rsidRDefault="00D155EE" w:rsidP="00A81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A6CB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500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32E07971"/>
    <w:multiLevelType w:val="hybridMultilevel"/>
    <w:tmpl w:val="6DDA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769183">
    <w:abstractNumId w:val="0"/>
  </w:num>
  <w:num w:numId="2" w16cid:durableId="293219656">
    <w:abstractNumId w:val="1"/>
  </w:num>
  <w:num w:numId="3" w16cid:durableId="1857501058">
    <w:abstractNumId w:val="1"/>
  </w:num>
  <w:num w:numId="4" w16cid:durableId="1764574094">
    <w:abstractNumId w:val="1"/>
  </w:num>
  <w:num w:numId="5" w16cid:durableId="1469978419">
    <w:abstractNumId w:val="1"/>
  </w:num>
  <w:num w:numId="6" w16cid:durableId="6641461">
    <w:abstractNumId w:val="1"/>
  </w:num>
  <w:num w:numId="7" w16cid:durableId="18260433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 Hojae">
    <w15:presenceInfo w15:providerId="AD" w15:userId="S::huy1@psu.edu::fb018df5-c1c3-43b5-bcc0-2504e5fb0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5E"/>
    <w:rsid w:val="00022926"/>
    <w:rsid w:val="00026C02"/>
    <w:rsid w:val="000451CB"/>
    <w:rsid w:val="00090080"/>
    <w:rsid w:val="000953FE"/>
    <w:rsid w:val="000A26F1"/>
    <w:rsid w:val="000A670A"/>
    <w:rsid w:val="001123DB"/>
    <w:rsid w:val="001437B0"/>
    <w:rsid w:val="00167BCB"/>
    <w:rsid w:val="001A6672"/>
    <w:rsid w:val="00205F1F"/>
    <w:rsid w:val="00235B97"/>
    <w:rsid w:val="002413C4"/>
    <w:rsid w:val="00255280"/>
    <w:rsid w:val="002808F2"/>
    <w:rsid w:val="002A5F3C"/>
    <w:rsid w:val="002C5F1F"/>
    <w:rsid w:val="003476A9"/>
    <w:rsid w:val="00383D95"/>
    <w:rsid w:val="003A2EB0"/>
    <w:rsid w:val="003B0D1A"/>
    <w:rsid w:val="003D6462"/>
    <w:rsid w:val="003F1DFA"/>
    <w:rsid w:val="00406DAB"/>
    <w:rsid w:val="004361FB"/>
    <w:rsid w:val="00462614"/>
    <w:rsid w:val="00466989"/>
    <w:rsid w:val="004B6953"/>
    <w:rsid w:val="004F06AF"/>
    <w:rsid w:val="00517547"/>
    <w:rsid w:val="00525AF1"/>
    <w:rsid w:val="005D0F71"/>
    <w:rsid w:val="005F083B"/>
    <w:rsid w:val="00610569"/>
    <w:rsid w:val="00660283"/>
    <w:rsid w:val="00666BF3"/>
    <w:rsid w:val="006773F5"/>
    <w:rsid w:val="0068769C"/>
    <w:rsid w:val="006A7338"/>
    <w:rsid w:val="00723928"/>
    <w:rsid w:val="007248F0"/>
    <w:rsid w:val="00726E5A"/>
    <w:rsid w:val="00750C9E"/>
    <w:rsid w:val="00752396"/>
    <w:rsid w:val="00776B06"/>
    <w:rsid w:val="007837D5"/>
    <w:rsid w:val="0078657D"/>
    <w:rsid w:val="00787E39"/>
    <w:rsid w:val="007B6B91"/>
    <w:rsid w:val="007C35D7"/>
    <w:rsid w:val="007E3940"/>
    <w:rsid w:val="007F3D72"/>
    <w:rsid w:val="007F750B"/>
    <w:rsid w:val="00806650"/>
    <w:rsid w:val="008209FB"/>
    <w:rsid w:val="0082266C"/>
    <w:rsid w:val="00841809"/>
    <w:rsid w:val="008A100D"/>
    <w:rsid w:val="008D2CF7"/>
    <w:rsid w:val="009702BE"/>
    <w:rsid w:val="009949D9"/>
    <w:rsid w:val="009A0745"/>
    <w:rsid w:val="009F3AE0"/>
    <w:rsid w:val="00A216D0"/>
    <w:rsid w:val="00A31A0A"/>
    <w:rsid w:val="00A5296B"/>
    <w:rsid w:val="00A55B4D"/>
    <w:rsid w:val="00A575CC"/>
    <w:rsid w:val="00A8147E"/>
    <w:rsid w:val="00AA45F0"/>
    <w:rsid w:val="00AC686F"/>
    <w:rsid w:val="00AD1C97"/>
    <w:rsid w:val="00B65A39"/>
    <w:rsid w:val="00B74FA5"/>
    <w:rsid w:val="00B76F5E"/>
    <w:rsid w:val="00B8454B"/>
    <w:rsid w:val="00BB0815"/>
    <w:rsid w:val="00BE64D4"/>
    <w:rsid w:val="00C36A41"/>
    <w:rsid w:val="00C541C6"/>
    <w:rsid w:val="00CC0033"/>
    <w:rsid w:val="00CD367F"/>
    <w:rsid w:val="00CE6708"/>
    <w:rsid w:val="00D155EE"/>
    <w:rsid w:val="00D732DD"/>
    <w:rsid w:val="00D7391B"/>
    <w:rsid w:val="00D7543A"/>
    <w:rsid w:val="00D93D17"/>
    <w:rsid w:val="00DA362C"/>
    <w:rsid w:val="00DD69F6"/>
    <w:rsid w:val="00E10021"/>
    <w:rsid w:val="00E26C04"/>
    <w:rsid w:val="00E36C93"/>
    <w:rsid w:val="00E56B7D"/>
    <w:rsid w:val="00E8522B"/>
    <w:rsid w:val="00EA5BAC"/>
    <w:rsid w:val="00EB3017"/>
    <w:rsid w:val="00F00D6E"/>
    <w:rsid w:val="00F26129"/>
    <w:rsid w:val="00F51CA3"/>
    <w:rsid w:val="00F72833"/>
    <w:rsid w:val="00F90E5C"/>
    <w:rsid w:val="00FD66AB"/>
    <w:rsid w:val="00FF015E"/>
    <w:rsid w:val="00FF1CAD"/>
    <w:rsid w:val="00FF6BBC"/>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E0279"/>
  <w15:docId w15:val="{81464511-030D-4A65-9801-9E5FDBE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caption"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147E"/>
    <w:pPr>
      <w:spacing w:before="180" w:after="18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SimpleTableHY">
    <w:name w:val="Simple Table HY"/>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aliases w:val="Figure 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aliases w:val="Figure 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DD69F6"/>
    <w:rPr>
      <w:sz w:val="16"/>
      <w:szCs w:val="16"/>
    </w:rPr>
  </w:style>
  <w:style w:type="paragraph" w:styleId="CommentText">
    <w:name w:val="annotation text"/>
    <w:basedOn w:val="Normal"/>
    <w:link w:val="CommentTextChar"/>
    <w:rsid w:val="00DD69F6"/>
    <w:rPr>
      <w:sz w:val="20"/>
      <w:szCs w:val="20"/>
    </w:rPr>
  </w:style>
  <w:style w:type="character" w:customStyle="1" w:styleId="CommentTextChar">
    <w:name w:val="Comment Text Char"/>
    <w:basedOn w:val="DefaultParagraphFont"/>
    <w:link w:val="CommentText"/>
    <w:rsid w:val="00DD69F6"/>
    <w:rPr>
      <w:sz w:val="20"/>
      <w:szCs w:val="20"/>
    </w:rPr>
  </w:style>
  <w:style w:type="paragraph" w:styleId="CommentSubject">
    <w:name w:val="annotation subject"/>
    <w:basedOn w:val="CommentText"/>
    <w:next w:val="CommentText"/>
    <w:link w:val="CommentSubjectChar"/>
    <w:rsid w:val="00DD69F6"/>
    <w:rPr>
      <w:b/>
      <w:bCs/>
    </w:rPr>
  </w:style>
  <w:style w:type="character" w:customStyle="1" w:styleId="CommentSubjectChar">
    <w:name w:val="Comment Subject Char"/>
    <w:basedOn w:val="CommentTextChar"/>
    <w:link w:val="CommentSubject"/>
    <w:rsid w:val="00DD69F6"/>
    <w:rPr>
      <w:b/>
      <w:bCs/>
      <w:sz w:val="20"/>
      <w:szCs w:val="20"/>
    </w:rPr>
  </w:style>
  <w:style w:type="paragraph" w:styleId="Revision">
    <w:name w:val="Revision"/>
    <w:hidden/>
    <w:rsid w:val="006A7338"/>
    <w:pPr>
      <w:spacing w:after="0"/>
    </w:pPr>
  </w:style>
  <w:style w:type="paragraph" w:styleId="ListParagraph">
    <w:name w:val="List Paragraph"/>
    <w:basedOn w:val="Normal"/>
    <w:rsid w:val="00A8147E"/>
    <w:pPr>
      <w:ind w:left="720"/>
      <w:contextualSpacing/>
    </w:pPr>
  </w:style>
  <w:style w:type="table" w:customStyle="1" w:styleId="HYclean">
    <w:name w:val="HY_clean"/>
    <w:basedOn w:val="TableNormal"/>
    <w:uiPriority w:val="99"/>
    <w:rsid w:val="000A670A"/>
    <w:pPr>
      <w:spacing w:after="0"/>
    </w:pPr>
    <w:tblPr>
      <w:tblBorders>
        <w:top w:val="single" w:sz="4" w:space="0" w:color="auto"/>
        <w:bottom w:val="single" w:sz="4" w:space="0" w:color="auto"/>
      </w:tblBorders>
    </w:tblPr>
  </w:style>
  <w:style w:type="character" w:styleId="PlaceholderText">
    <w:name w:val="Placeholder Text"/>
    <w:basedOn w:val="DefaultParagraphFont"/>
    <w:rsid w:val="00A575CC"/>
    <w:rPr>
      <w:color w:val="666666"/>
    </w:rPr>
  </w:style>
  <w:style w:type="character" w:customStyle="1" w:styleId="BodyTextChar">
    <w:name w:val="Body Text Char"/>
    <w:basedOn w:val="DefaultParagraphFont"/>
    <w:link w:val="BodyText"/>
    <w:rsid w:val="007C35D7"/>
  </w:style>
  <w:style w:type="paragraph" w:styleId="Header">
    <w:name w:val="header"/>
    <w:basedOn w:val="Normal"/>
    <w:link w:val="HeaderChar"/>
    <w:rsid w:val="004361FB"/>
    <w:pPr>
      <w:tabs>
        <w:tab w:val="center" w:pos="4680"/>
        <w:tab w:val="right" w:pos="9360"/>
      </w:tabs>
      <w:spacing w:before="0" w:after="0"/>
    </w:pPr>
  </w:style>
  <w:style w:type="character" w:customStyle="1" w:styleId="HeaderChar">
    <w:name w:val="Header Char"/>
    <w:basedOn w:val="DefaultParagraphFont"/>
    <w:link w:val="Header"/>
    <w:rsid w:val="004361FB"/>
  </w:style>
  <w:style w:type="paragraph" w:styleId="Footer">
    <w:name w:val="footer"/>
    <w:basedOn w:val="Normal"/>
    <w:link w:val="FooterChar"/>
    <w:uiPriority w:val="99"/>
    <w:rsid w:val="004361FB"/>
    <w:pPr>
      <w:tabs>
        <w:tab w:val="center" w:pos="4680"/>
        <w:tab w:val="right" w:pos="9360"/>
      </w:tabs>
      <w:spacing w:before="0" w:after="0"/>
    </w:pPr>
  </w:style>
  <w:style w:type="character" w:customStyle="1" w:styleId="FooterChar">
    <w:name w:val="Footer Char"/>
    <w:basedOn w:val="DefaultParagraphFont"/>
    <w:link w:val="Footer"/>
    <w:uiPriority w:val="99"/>
    <w:rsid w:val="00436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0A0CE-3B85-456F-BC30-89DD03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13157</Words>
  <Characters>75001</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biomass_ipm Friction and adhesion between corn stover particle</vt:lpstr>
    </vt:vector>
  </TitlesOfParts>
  <Company/>
  <LinksUpToDate>false</LinksUpToDate>
  <CharactersWithSpaces>87983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biomass_ipm Friction and adhesion between corn stover particle</dc:title>
  <dc:creator>James C. Slosson, Yiming Li, Sena Atsyo, Heather Burkholder, and Hojae Yi</dc:creator>
  <cp:keywords/>
  <cp:lastModifiedBy>Yi, Hojae</cp:lastModifiedBy>
  <cp:revision>21</cp:revision>
  <cp:lastPrinted>2025-04-10T14:20:00Z</cp:lastPrinted>
  <dcterms:created xsi:type="dcterms:W3CDTF">2025-02-17T20:45:00Z</dcterms:created>
  <dcterms:modified xsi:type="dcterms:W3CDTF">2025-04-17T17:27:00Z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vt:lpwstr>
  </property>
  <property fmtid="{D5CDD505-2E9C-101B-9397-08002B2CF9AE}" pid="3" name="bibliography">
    <vt:lpwstr>references.bib</vt:lpwstr>
  </property>
  <property fmtid="{D5CDD505-2E9C-101B-9397-08002B2CF9AE}" pid="4" name="date">
    <vt:lpwstr>2024-10-22</vt:lpwstr>
  </property>
  <property fmtid="{D5CDD505-2E9C-101B-9397-08002B2CF9AE}" pid="5" name="GrammarlyDocumentId">
    <vt:lpwstr>6f8b7c7df5486a436b64e469a35777106cb02eeb5b672b2c65c42dd3fba5b6ee</vt:lpwstr>
  </property>
  <property fmtid="{D5CDD505-2E9C-101B-9397-08002B2CF9AE}" pid="6" name="ZOTERO_PREF_1">
    <vt:lpwstr>&lt;data data-version="3" zotero-version="6.0.36"&gt;&lt;session id="F2BfYF7B"/&gt;&lt;style id="http://www.zotero.org/styles/chicago-author-date" locale="en-US" hasBibliography="1" bibliographyStyleHasBeenSet="1"/&gt;&lt;prefs&gt;&lt;pref name="fieldType" value="Field"/&gt;&lt;pref name</vt:lpwstr>
  </property>
  <property fmtid="{D5CDD505-2E9C-101B-9397-08002B2CF9AE}" pid="7" name="ZOTERO_PREF_2">
    <vt:lpwstr>="dontAskDelayCitationUpdates" value="true"/&gt;&lt;/prefs&gt;&lt;/data&gt;</vt:lpwstr>
  </property>
</Properties>
</file>